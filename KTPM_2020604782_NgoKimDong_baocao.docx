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161" w:line="240" w:lineRule="auto"/>
        <w:ind w:left="587" w:right="434" w:firstLine="583"/>
        <w:jc w:val="center"/>
        <w:rPr>
          <w:b w:val="1"/>
        </w:rPr>
      </w:pPr>
      <w:bookmarkStart w:colFirst="0" w:colLast="0" w:name="_heading=h.gjdgxs" w:id="0"/>
      <w:bookmarkEnd w:id="0"/>
      <w:r w:rsidDel="00000000" w:rsidR="00000000" w:rsidRPr="00000000">
        <w:rPr>
          <w:b w:val="1"/>
        </w:rPr>
        <mc:AlternateContent>
          <mc:Choice Requires="wpg">
            <w:drawing>
              <wp:anchor allowOverlap="1" behindDoc="1" distB="0" distT="0" distL="0" distR="0" hidden="0" layoutInCell="1" locked="0" relativeHeight="0" simplePos="0">
                <wp:simplePos x="0" y="0"/>
                <wp:positionH relativeFrom="margin">
                  <wp:align>left</wp:align>
                </wp:positionH>
                <wp:positionV relativeFrom="margin">
                  <wp:align>top</wp:align>
                </wp:positionV>
                <wp:extent cx="5995283" cy="8872537"/>
                <wp:effectExtent b="0" l="0" r="0" t="0"/>
                <wp:wrapNone/>
                <wp:docPr id="2121961350" name=""/>
                <a:graphic>
                  <a:graphicData uri="http://schemas.microsoft.com/office/word/2010/wordprocessingGroup">
                    <wpg:wgp>
                      <wpg:cNvGrpSpPr/>
                      <wpg:grpSpPr>
                        <a:xfrm>
                          <a:off x="2343575" y="0"/>
                          <a:ext cx="5995283" cy="8872537"/>
                          <a:chOff x="2343575" y="0"/>
                          <a:chExt cx="6004725" cy="7560000"/>
                        </a:xfrm>
                      </wpg:grpSpPr>
                      <wpg:grpSp>
                        <wpg:cNvGrpSpPr/>
                        <wpg:grpSpPr>
                          <a:xfrm>
                            <a:off x="2348359" y="0"/>
                            <a:ext cx="5995283" cy="7560000"/>
                            <a:chOff x="2278632" y="4053"/>
                            <a:chExt cx="6134735" cy="7555558"/>
                          </a:xfrm>
                        </wpg:grpSpPr>
                        <wps:wsp>
                          <wps:cNvSpPr/>
                          <wps:cNvPr id="4" name="Shape 4"/>
                          <wps:spPr>
                            <a:xfrm>
                              <a:off x="2278632" y="4053"/>
                              <a:ext cx="6134725" cy="7555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78632" y="4053"/>
                              <a:ext cx="6134735" cy="7555558"/>
                              <a:chOff x="4762" y="4762"/>
                              <a:chExt cx="6134735" cy="8877796"/>
                            </a:xfrm>
                          </wpg:grpSpPr>
                          <wps:wsp>
                            <wps:cNvSpPr/>
                            <wps:cNvPr id="6" name="Shape 6"/>
                            <wps:spPr>
                              <a:xfrm>
                                <a:off x="101295" y="471369"/>
                                <a:ext cx="2687072" cy="8411189"/>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pic:pic>
                            <pic:nvPicPr>
                              <pic:cNvPr id="7" name="Shape 7"/>
                              <pic:cNvPicPr preferRelativeResize="0"/>
                            </pic:nvPicPr>
                            <pic:blipFill rotWithShape="1">
                              <a:blip r:embed="rId7">
                                <a:alphaModFix/>
                              </a:blip>
                              <a:srcRect b="0" l="0" r="0" t="0"/>
                              <a:stretch/>
                            </pic:blipFill>
                            <pic:spPr>
                              <a:xfrm>
                                <a:off x="9525" y="9525"/>
                                <a:ext cx="6125082" cy="8863965"/>
                              </a:xfrm>
                              <a:prstGeom prst="rect">
                                <a:avLst/>
                              </a:prstGeom>
                              <a:noFill/>
                              <a:ln>
                                <a:noFill/>
                              </a:ln>
                            </pic:spPr>
                          </pic:pic>
                          <wps:wsp>
                            <wps:cNvSpPr/>
                            <wps:cNvPr id="8" name="Shape 8"/>
                            <wps:spPr>
                              <a:xfrm>
                                <a:off x="4762" y="4762"/>
                                <a:ext cx="6134735" cy="8873490"/>
                              </a:xfrm>
                              <a:custGeom>
                                <a:rect b="b" l="l" r="r" t="t"/>
                                <a:pathLst>
                                  <a:path extrusionOk="0" h="8873490" w="6134735">
                                    <a:moveTo>
                                      <a:pt x="0" y="8873490"/>
                                    </a:moveTo>
                                    <a:lnTo>
                                      <a:pt x="6134608" y="8873490"/>
                                    </a:lnTo>
                                    <a:lnTo>
                                      <a:pt x="6134608" y="0"/>
                                    </a:lnTo>
                                    <a:lnTo>
                                      <a:pt x="0" y="0"/>
                                    </a:lnTo>
                                    <a:lnTo>
                                      <a:pt x="0" y="8873490"/>
                                    </a:lnTo>
                                    <a:close/>
                                  </a:path>
                                </a:pathLst>
                              </a:custGeom>
                              <a:noFill/>
                              <a:ln cap="flat" cmpd="sng" w="9525">
                                <a:solidFill>
                                  <a:srgbClr val="0000FF"/>
                                </a:solidFill>
                                <a:prstDash val="solid"/>
                                <a:round/>
                                <a:headEnd len="sm" w="sm" type="none"/>
                                <a:tailEnd len="sm" w="sm" type="none"/>
                              </a:ln>
                            </wps:spPr>
                            <wps:bodyPr anchorCtr="0" anchor="ctr" bIns="91425" lIns="91425" spcFirstLastPara="1" rIns="91425" wrap="square" tIns="91425">
                              <a:noAutofit/>
                            </wps:bodyPr>
                          </wps:wsp>
                          <pic:pic>
                            <pic:nvPicPr>
                              <pic:cNvPr id="9" name="Shape 9"/>
                              <pic:cNvPicPr preferRelativeResize="0"/>
                            </pic:nvPicPr>
                            <pic:blipFill rotWithShape="1">
                              <a:blip r:embed="rId8">
                                <a:alphaModFix/>
                              </a:blip>
                              <a:srcRect b="0" l="0" r="0" t="0"/>
                              <a:stretch/>
                            </pic:blipFill>
                            <pic:spPr>
                              <a:xfrm>
                                <a:off x="2362136" y="1673479"/>
                                <a:ext cx="1428750" cy="1428749"/>
                              </a:xfrm>
                              <a:prstGeom prst="rect">
                                <a:avLst/>
                              </a:prstGeom>
                              <a:noFill/>
                              <a:ln>
                                <a:noFill/>
                              </a:ln>
                            </pic:spPr>
                          </pic:pic>
                        </wpg:grpSp>
                      </wpg:grpSp>
                    </wpg:wgp>
                  </a:graphicData>
                </a:graphic>
              </wp:anchor>
            </w:drawing>
          </mc:Choice>
          <mc:Fallback>
            <w:drawing>
              <wp:anchor allowOverlap="1" behindDoc="1" distB="0" distT="0" distL="0" distR="0" hidden="0" layoutInCell="1" locked="0" relativeHeight="0" simplePos="0">
                <wp:simplePos x="0" y="0"/>
                <wp:positionH relativeFrom="margin">
                  <wp:align>left</wp:align>
                </wp:positionH>
                <wp:positionV relativeFrom="margin">
                  <wp:align>top</wp:align>
                </wp:positionV>
                <wp:extent cx="5995283" cy="8872537"/>
                <wp:effectExtent b="0" l="0" r="0" t="0"/>
                <wp:wrapNone/>
                <wp:docPr id="2121961350" name="image66.png"/>
                <a:graphic>
                  <a:graphicData uri="http://schemas.openxmlformats.org/drawingml/2006/picture">
                    <pic:pic>
                      <pic:nvPicPr>
                        <pic:cNvPr id="0" name="image66.png"/>
                        <pic:cNvPicPr preferRelativeResize="0"/>
                      </pic:nvPicPr>
                      <pic:blipFill>
                        <a:blip r:embed="rId9"/>
                        <a:srcRect/>
                        <a:stretch>
                          <a:fillRect/>
                        </a:stretch>
                      </pic:blipFill>
                      <pic:spPr>
                        <a:xfrm>
                          <a:off x="0" y="0"/>
                          <a:ext cx="5995283" cy="887253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161" w:line="240" w:lineRule="auto"/>
        <w:ind w:left="0" w:right="434" w:firstLine="0"/>
        <w:rPr>
          <w:b w:val="1"/>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161" w:line="240" w:lineRule="auto"/>
        <w:ind w:left="587" w:right="434" w:firstLine="583"/>
        <w:jc w:val="center"/>
        <w:rPr>
          <w:b w:val="1"/>
        </w:rPr>
      </w:pPr>
      <w:r w:rsidDel="00000000" w:rsidR="00000000" w:rsidRPr="00000000">
        <w:rPr>
          <w:b w:val="1"/>
          <w:rtl w:val="0"/>
        </w:rPr>
        <w:t xml:space="preserve">TRƯỜNG ĐẠI HỌC CÔNG NGHIỆP HÀ NỘI KHOA CÔNG NGHỆ THÔNG TIN</w:t>
      </w:r>
    </w:p>
    <w:p w:rsidR="00000000" w:rsidDel="00000000" w:rsidP="00000000" w:rsidRDefault="00000000" w:rsidRPr="00000000" w14:paraId="00000004">
      <w:pPr>
        <w:spacing w:before="34" w:line="240" w:lineRule="auto"/>
        <w:ind w:left="152" w:firstLine="583"/>
        <w:jc w:val="center"/>
        <w:rPr>
          <w:b w:val="1"/>
        </w:rPr>
      </w:pPr>
      <w:r w:rsidDel="00000000" w:rsidR="00000000" w:rsidRPr="00000000">
        <w:rPr>
          <w:b w:val="1"/>
          <w:rtl w:val="0"/>
        </w:rPr>
        <w:t xml:space="preserve">---</w:t>
      </w:r>
      <w:r w:rsidDel="00000000" w:rsidR="00000000" w:rsidRPr="00000000">
        <w:rPr>
          <w:rFonts w:ascii="Quattrocento Sans" w:cs="Quattrocento Sans" w:eastAsia="Quattrocento Sans" w:hAnsi="Quattrocento Sans"/>
          <w:rtl w:val="0"/>
        </w:rPr>
        <w:t xml:space="preserve">🙤🕮🙦</w:t>
      </w:r>
      <w:r w:rsidDel="00000000" w:rsidR="00000000" w:rsidRPr="00000000">
        <w:rPr>
          <w:b w:val="1"/>
          <w:rtl w:val="0"/>
        </w:rPr>
        <w:t xml:space="preserve">---</w:t>
      </w:r>
    </w:p>
    <w:p w:rsidR="00000000" w:rsidDel="00000000" w:rsidP="00000000" w:rsidRDefault="00000000" w:rsidRPr="00000000" w14:paraId="00000005">
      <w:pPr>
        <w:spacing w:line="240" w:lineRule="auto"/>
        <w:jc w:val="center"/>
        <w:rPr>
          <w:b w:val="1"/>
        </w:rPr>
      </w:pPr>
      <w:r w:rsidDel="00000000" w:rsidR="00000000" w:rsidRPr="00000000">
        <w:rPr>
          <w:rtl w:val="0"/>
        </w:rPr>
      </w:r>
    </w:p>
    <w:p w:rsidR="00000000" w:rsidDel="00000000" w:rsidP="00000000" w:rsidRDefault="00000000" w:rsidRPr="00000000" w14:paraId="00000006">
      <w:pPr>
        <w:spacing w:line="240" w:lineRule="auto"/>
        <w:rPr>
          <w:b w:val="1"/>
        </w:rPr>
      </w:pPr>
      <w:r w:rsidDel="00000000" w:rsidR="00000000" w:rsidRPr="00000000">
        <w:rPr>
          <w:rtl w:val="0"/>
        </w:rPr>
      </w:r>
    </w:p>
    <w:p w:rsidR="00000000" w:rsidDel="00000000" w:rsidP="00000000" w:rsidRDefault="00000000" w:rsidRPr="00000000" w14:paraId="00000007">
      <w:pPr>
        <w:spacing w:line="240" w:lineRule="auto"/>
        <w:jc w:val="center"/>
        <w:rPr>
          <w:b w:val="1"/>
        </w:rPr>
      </w:pPr>
      <w:r w:rsidDel="00000000" w:rsidR="00000000" w:rsidRPr="00000000">
        <w:rPr>
          <w:rtl w:val="0"/>
        </w:rPr>
      </w:r>
    </w:p>
    <w:p w:rsidR="00000000" w:rsidDel="00000000" w:rsidP="00000000" w:rsidRDefault="00000000" w:rsidRPr="00000000" w14:paraId="00000008">
      <w:pPr>
        <w:spacing w:line="240" w:lineRule="auto"/>
        <w:jc w:val="center"/>
        <w:rPr>
          <w:b w:val="1"/>
        </w:rPr>
      </w:pPr>
      <w:r w:rsidDel="00000000" w:rsidR="00000000" w:rsidRPr="00000000">
        <w:rPr>
          <w:rtl w:val="0"/>
        </w:rPr>
      </w:r>
    </w:p>
    <w:p w:rsidR="00000000" w:rsidDel="00000000" w:rsidP="00000000" w:rsidRDefault="00000000" w:rsidRPr="00000000" w14:paraId="00000009">
      <w:pPr>
        <w:spacing w:line="240" w:lineRule="auto"/>
        <w:jc w:val="center"/>
        <w:rPr>
          <w:b w:val="1"/>
        </w:rPr>
      </w:pPr>
      <w:r w:rsidDel="00000000" w:rsidR="00000000" w:rsidRPr="00000000">
        <w:rPr>
          <w:rtl w:val="0"/>
        </w:rPr>
      </w:r>
    </w:p>
    <w:p w:rsidR="00000000" w:rsidDel="00000000" w:rsidP="00000000" w:rsidRDefault="00000000" w:rsidRPr="00000000" w14:paraId="0000000A">
      <w:pPr>
        <w:spacing w:line="240" w:lineRule="auto"/>
        <w:jc w:val="center"/>
        <w:rPr>
          <w:b w:val="1"/>
        </w:rPr>
      </w:pPr>
      <w:r w:rsidDel="00000000" w:rsidR="00000000" w:rsidRPr="00000000">
        <w:rPr>
          <w:rtl w:val="0"/>
        </w:rPr>
      </w:r>
    </w:p>
    <w:p w:rsidR="00000000" w:rsidDel="00000000" w:rsidP="00000000" w:rsidRDefault="00000000" w:rsidRPr="00000000" w14:paraId="0000000B">
      <w:pPr>
        <w:spacing w:line="240" w:lineRule="auto"/>
        <w:ind w:left="0" w:firstLine="0"/>
        <w:rPr>
          <w:b w:val="1"/>
        </w:rPr>
      </w:pPr>
      <w:r w:rsidDel="00000000" w:rsidR="00000000" w:rsidRPr="00000000">
        <w:rPr>
          <w:rtl w:val="0"/>
        </w:rPr>
      </w:r>
    </w:p>
    <w:p w:rsidR="00000000" w:rsidDel="00000000" w:rsidP="00000000" w:rsidRDefault="00000000" w:rsidRPr="00000000" w14:paraId="0000000C">
      <w:pPr>
        <w:spacing w:line="240" w:lineRule="auto"/>
        <w:ind w:left="150" w:firstLine="583"/>
        <w:jc w:val="center"/>
        <w:rPr>
          <w:b w:val="1"/>
        </w:rPr>
      </w:pPr>
      <w:r w:rsidDel="00000000" w:rsidR="00000000" w:rsidRPr="00000000">
        <w:rPr>
          <w:rtl w:val="0"/>
        </w:rPr>
      </w:r>
    </w:p>
    <w:p w:rsidR="00000000" w:rsidDel="00000000" w:rsidP="00000000" w:rsidRDefault="00000000" w:rsidRPr="00000000" w14:paraId="0000000D">
      <w:pPr>
        <w:spacing w:line="240" w:lineRule="auto"/>
        <w:ind w:left="150" w:firstLine="583"/>
        <w:jc w:val="center"/>
        <w:rPr>
          <w:b w:val="1"/>
        </w:rPr>
      </w:pPr>
      <w:r w:rsidDel="00000000" w:rsidR="00000000" w:rsidRPr="00000000">
        <w:rPr>
          <w:rtl w:val="0"/>
        </w:rPr>
      </w:r>
    </w:p>
    <w:p w:rsidR="00000000" w:rsidDel="00000000" w:rsidP="00000000" w:rsidRDefault="00000000" w:rsidRPr="00000000" w14:paraId="0000000E">
      <w:pPr>
        <w:spacing w:line="240" w:lineRule="auto"/>
        <w:ind w:left="0" w:firstLine="0"/>
        <w:rPr>
          <w:b w:val="1"/>
        </w:rPr>
      </w:pPr>
      <w:r w:rsidDel="00000000" w:rsidR="00000000" w:rsidRPr="00000000">
        <w:rPr>
          <w:rtl w:val="0"/>
        </w:rPr>
      </w:r>
    </w:p>
    <w:p w:rsidR="00000000" w:rsidDel="00000000" w:rsidP="00000000" w:rsidRDefault="00000000" w:rsidRPr="00000000" w14:paraId="0000000F">
      <w:pPr>
        <w:spacing w:before="120" w:line="240" w:lineRule="auto"/>
        <w:ind w:left="284" w:firstLine="301"/>
        <w:jc w:val="center"/>
        <w:rPr/>
      </w:pPr>
      <w:r w:rsidDel="00000000" w:rsidR="00000000" w:rsidRPr="00000000">
        <w:rPr>
          <w:rtl w:val="0"/>
        </w:rPr>
      </w:r>
    </w:p>
    <w:p w:rsidR="00000000" w:rsidDel="00000000" w:rsidP="00000000" w:rsidRDefault="00000000" w:rsidRPr="00000000" w14:paraId="00000010">
      <w:pPr>
        <w:spacing w:before="120" w:line="240" w:lineRule="auto"/>
        <w:ind w:left="0" w:firstLine="0"/>
        <w:rPr/>
      </w:pPr>
      <w:r w:rsidDel="00000000" w:rsidR="00000000" w:rsidRPr="00000000">
        <w:rPr>
          <w:rtl w:val="0"/>
        </w:rPr>
      </w:r>
    </w:p>
    <w:p w:rsidR="00000000" w:rsidDel="00000000" w:rsidP="00000000" w:rsidRDefault="00000000" w:rsidRPr="00000000" w14:paraId="00000011">
      <w:pPr>
        <w:spacing w:before="120" w:line="240" w:lineRule="auto"/>
        <w:ind w:left="284" w:firstLine="301"/>
        <w:jc w:val="center"/>
        <w:rPr/>
      </w:pPr>
      <w:r w:rsidDel="00000000" w:rsidR="00000000" w:rsidRPr="00000000">
        <w:rPr>
          <w:rtl w:val="0"/>
        </w:rPr>
        <w:t xml:space="preserve">ĐỒ ÁN TỐT NGHIỆP ĐẠI HỌC</w:t>
      </w:r>
    </w:p>
    <w:p w:rsidR="00000000" w:rsidDel="00000000" w:rsidP="00000000" w:rsidRDefault="00000000" w:rsidRPr="00000000" w14:paraId="00000012">
      <w:pPr>
        <w:spacing w:before="120" w:line="240" w:lineRule="auto"/>
        <w:ind w:left="284" w:firstLine="301"/>
        <w:jc w:val="center"/>
        <w:rPr/>
      </w:pPr>
      <w:r w:rsidDel="00000000" w:rsidR="00000000" w:rsidRPr="00000000">
        <w:rPr>
          <w:rtl w:val="0"/>
        </w:rPr>
        <w:t xml:space="preserve">NGÀNH KỸ THUẬT PHẦN MỀM</w:t>
      </w:r>
    </w:p>
    <w:p w:rsidR="00000000" w:rsidDel="00000000" w:rsidP="00000000" w:rsidRDefault="00000000" w:rsidRPr="00000000" w14:paraId="00000013">
      <w:pPr>
        <w:spacing w:before="73" w:line="240" w:lineRule="auto"/>
        <w:jc w:val="center"/>
        <w:rPr>
          <w:b w:val="1"/>
          <w:sz w:val="40"/>
          <w:szCs w:val="40"/>
        </w:rPr>
      </w:pPr>
      <w:r w:rsidDel="00000000" w:rsidR="00000000" w:rsidRPr="00000000">
        <w:rPr>
          <w:b w:val="1"/>
          <w:sz w:val="40"/>
          <w:szCs w:val="40"/>
          <w:rtl w:val="0"/>
        </w:rPr>
        <w:t xml:space="preserve">Xây dựng website quản lý gia phả cho dòng họ Ngô</w:t>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ind w:left="0" w:firstLine="0"/>
        <w:rPr>
          <w:b w:val="1"/>
        </w:rPr>
      </w:pPr>
      <w:r w:rsidDel="00000000" w:rsidR="00000000" w:rsidRPr="00000000">
        <w:rPr>
          <w:rtl w:val="0"/>
        </w:rPr>
      </w:r>
    </w:p>
    <w:tbl>
      <w:tblPr>
        <w:tblStyle w:val="Table1"/>
        <w:tblW w:w="5195.0" w:type="dxa"/>
        <w:jc w:val="left"/>
        <w:tblInd w:w="238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077"/>
        <w:gridCol w:w="3118"/>
        <w:tblGridChange w:id="0">
          <w:tblGrid>
            <w:gridCol w:w="2077"/>
            <w:gridCol w:w="3118"/>
          </w:tblGrid>
        </w:tblGridChange>
      </w:tblGrid>
      <w:tr>
        <w:trPr>
          <w:cantSplit w:val="0"/>
          <w:tblHeader w:val="0"/>
        </w:trPr>
        <w:tc>
          <w:tcPr/>
          <w:p w:rsidR="00000000" w:rsidDel="00000000" w:rsidP="00000000" w:rsidRDefault="00000000" w:rsidRPr="00000000" w14:paraId="00000016">
            <w:pPr>
              <w:ind w:left="0" w:firstLine="0"/>
              <w:rPr>
                <w:b w:val="1"/>
                <w:sz w:val="28"/>
                <w:szCs w:val="28"/>
              </w:rPr>
            </w:pPr>
            <w:r w:rsidDel="00000000" w:rsidR="00000000" w:rsidRPr="00000000">
              <w:rPr>
                <w:b w:val="1"/>
                <w:sz w:val="28"/>
                <w:szCs w:val="28"/>
                <w:rtl w:val="0"/>
              </w:rPr>
              <w:t xml:space="preserve">GVHD</w:t>
            </w:r>
          </w:p>
        </w:tc>
        <w:tc>
          <w:tcPr/>
          <w:p w:rsidR="00000000" w:rsidDel="00000000" w:rsidP="00000000" w:rsidRDefault="00000000" w:rsidRPr="00000000" w14:paraId="00000017">
            <w:pPr>
              <w:ind w:left="0" w:firstLine="0"/>
              <w:rPr>
                <w:sz w:val="28"/>
                <w:szCs w:val="28"/>
              </w:rPr>
            </w:pPr>
            <w:r w:rsidDel="00000000" w:rsidR="00000000" w:rsidRPr="00000000">
              <w:rPr>
                <w:sz w:val="28"/>
                <w:szCs w:val="28"/>
                <w:rtl w:val="0"/>
              </w:rPr>
              <w:t xml:space="preserve">TS. Nguyễn Thị Mỹ Bình</w:t>
            </w:r>
          </w:p>
        </w:tc>
      </w:tr>
      <w:tr>
        <w:trPr>
          <w:cantSplit w:val="0"/>
          <w:tblHeader w:val="0"/>
        </w:trPr>
        <w:tc>
          <w:tcPr/>
          <w:p w:rsidR="00000000" w:rsidDel="00000000" w:rsidP="00000000" w:rsidRDefault="00000000" w:rsidRPr="00000000" w14:paraId="00000018">
            <w:pPr>
              <w:ind w:left="0" w:firstLine="0"/>
              <w:rPr>
                <w:b w:val="1"/>
                <w:sz w:val="28"/>
                <w:szCs w:val="28"/>
              </w:rPr>
            </w:pPr>
            <w:r w:rsidDel="00000000" w:rsidR="00000000" w:rsidRPr="00000000">
              <w:rPr>
                <w:b w:val="1"/>
                <w:sz w:val="28"/>
                <w:szCs w:val="28"/>
                <w:rtl w:val="0"/>
              </w:rPr>
              <w:t xml:space="preserve">Sinh viên</w:t>
            </w:r>
          </w:p>
        </w:tc>
        <w:tc>
          <w:tcPr/>
          <w:p w:rsidR="00000000" w:rsidDel="00000000" w:rsidP="00000000" w:rsidRDefault="00000000" w:rsidRPr="00000000" w14:paraId="00000019">
            <w:pPr>
              <w:ind w:left="0" w:firstLine="0"/>
              <w:rPr>
                <w:sz w:val="28"/>
                <w:szCs w:val="28"/>
              </w:rPr>
            </w:pPr>
            <w:r w:rsidDel="00000000" w:rsidR="00000000" w:rsidRPr="00000000">
              <w:rPr>
                <w:sz w:val="28"/>
                <w:szCs w:val="28"/>
                <w:rtl w:val="0"/>
              </w:rPr>
              <w:t xml:space="preserve">Ngô Kim Đông</w:t>
            </w:r>
          </w:p>
        </w:tc>
      </w:tr>
      <w:tr>
        <w:trPr>
          <w:cantSplit w:val="0"/>
          <w:tblHeader w:val="0"/>
        </w:trPr>
        <w:tc>
          <w:tcPr/>
          <w:p w:rsidR="00000000" w:rsidDel="00000000" w:rsidP="00000000" w:rsidRDefault="00000000" w:rsidRPr="00000000" w14:paraId="0000001A">
            <w:pPr>
              <w:ind w:left="0" w:firstLine="0"/>
              <w:rPr>
                <w:b w:val="1"/>
                <w:sz w:val="28"/>
                <w:szCs w:val="28"/>
              </w:rPr>
            </w:pPr>
            <w:r w:rsidDel="00000000" w:rsidR="00000000" w:rsidRPr="00000000">
              <w:rPr>
                <w:b w:val="1"/>
                <w:sz w:val="28"/>
                <w:szCs w:val="28"/>
                <w:rtl w:val="0"/>
              </w:rPr>
              <w:t xml:space="preserve">Mã sinh viên</w:t>
            </w:r>
          </w:p>
        </w:tc>
        <w:tc>
          <w:tcPr/>
          <w:p w:rsidR="00000000" w:rsidDel="00000000" w:rsidP="00000000" w:rsidRDefault="00000000" w:rsidRPr="00000000" w14:paraId="0000001B">
            <w:pPr>
              <w:ind w:left="0" w:firstLine="0"/>
              <w:rPr>
                <w:sz w:val="28"/>
                <w:szCs w:val="28"/>
              </w:rPr>
            </w:pPr>
            <w:r w:rsidDel="00000000" w:rsidR="00000000" w:rsidRPr="00000000">
              <w:rPr>
                <w:sz w:val="28"/>
                <w:szCs w:val="28"/>
                <w:rtl w:val="0"/>
              </w:rPr>
              <w:t xml:space="preserve">2020604782</w:t>
            </w:r>
          </w:p>
        </w:tc>
      </w:tr>
      <w:tr>
        <w:trPr>
          <w:cantSplit w:val="0"/>
          <w:tblHeader w:val="0"/>
        </w:trPr>
        <w:tc>
          <w:tcPr/>
          <w:p w:rsidR="00000000" w:rsidDel="00000000" w:rsidP="00000000" w:rsidRDefault="00000000" w:rsidRPr="00000000" w14:paraId="0000001C">
            <w:pPr>
              <w:ind w:left="0" w:firstLine="0"/>
              <w:rPr>
                <w:b w:val="1"/>
                <w:sz w:val="28"/>
                <w:szCs w:val="28"/>
              </w:rPr>
            </w:pPr>
            <w:r w:rsidDel="00000000" w:rsidR="00000000" w:rsidRPr="00000000">
              <w:rPr>
                <w:b w:val="1"/>
                <w:sz w:val="28"/>
                <w:szCs w:val="28"/>
                <w:rtl w:val="0"/>
              </w:rPr>
              <w:t xml:space="preserve">Lớp</w:t>
            </w:r>
          </w:p>
        </w:tc>
        <w:tc>
          <w:tcPr/>
          <w:p w:rsidR="00000000" w:rsidDel="00000000" w:rsidP="00000000" w:rsidRDefault="00000000" w:rsidRPr="00000000" w14:paraId="0000001D">
            <w:pPr>
              <w:ind w:left="0" w:firstLine="0"/>
              <w:rPr>
                <w:sz w:val="28"/>
                <w:szCs w:val="28"/>
              </w:rPr>
            </w:pPr>
            <w:r w:rsidDel="00000000" w:rsidR="00000000" w:rsidRPr="00000000">
              <w:rPr>
                <w:sz w:val="28"/>
                <w:szCs w:val="28"/>
                <w:rtl w:val="0"/>
              </w:rPr>
              <w:t xml:space="preserve">KTPM03 – K15</w:t>
            </w:r>
          </w:p>
        </w:tc>
      </w:tr>
    </w:tbl>
    <w:p w:rsidR="00000000" w:rsidDel="00000000" w:rsidP="00000000" w:rsidRDefault="00000000" w:rsidRPr="00000000" w14:paraId="0000001E">
      <w:pPr>
        <w:ind w:left="0" w:firstLine="0"/>
        <w:rPr>
          <w:b w:val="1"/>
        </w:rPr>
      </w:pPr>
      <w:r w:rsidDel="00000000" w:rsidR="00000000" w:rsidRPr="00000000">
        <w:rPr>
          <w:rtl w:val="0"/>
        </w:rPr>
      </w:r>
    </w:p>
    <w:p w:rsidR="00000000" w:rsidDel="00000000" w:rsidP="00000000" w:rsidRDefault="00000000" w:rsidRPr="00000000" w14:paraId="0000001F">
      <w:pPr>
        <w:ind w:firstLine="437"/>
        <w:jc w:val="center"/>
        <w:rPr>
          <w:b w:val="1"/>
        </w:rPr>
      </w:pPr>
      <w:r w:rsidDel="00000000" w:rsidR="00000000" w:rsidRPr="00000000">
        <w:rPr>
          <w:rtl w:val="0"/>
        </w:rPr>
      </w:r>
    </w:p>
    <w:p w:rsidR="00000000" w:rsidDel="00000000" w:rsidP="00000000" w:rsidRDefault="00000000" w:rsidRPr="00000000" w14:paraId="00000020">
      <w:pPr>
        <w:ind w:left="0" w:firstLine="0"/>
        <w:rPr>
          <w:b w:val="1"/>
        </w:rPr>
      </w:pPr>
      <w:r w:rsidDel="00000000" w:rsidR="00000000" w:rsidRPr="00000000">
        <w:rPr>
          <w:rtl w:val="0"/>
        </w:rPr>
      </w:r>
    </w:p>
    <w:p w:rsidR="00000000" w:rsidDel="00000000" w:rsidP="00000000" w:rsidRDefault="00000000" w:rsidRPr="00000000" w14:paraId="00000021">
      <w:pPr>
        <w:ind w:firstLine="437"/>
        <w:jc w:val="center"/>
        <w:rPr>
          <w:b w:val="1"/>
        </w:rPr>
      </w:pPr>
      <w:r w:rsidDel="00000000" w:rsidR="00000000" w:rsidRPr="00000000">
        <w:rPr>
          <w:rtl w:val="0"/>
        </w:rPr>
      </w:r>
    </w:p>
    <w:p w:rsidR="00000000" w:rsidDel="00000000" w:rsidP="00000000" w:rsidRDefault="00000000" w:rsidRPr="00000000" w14:paraId="00000022">
      <w:pPr>
        <w:ind w:firstLine="437"/>
        <w:jc w:val="center"/>
        <w:rPr>
          <w:b w:val="1"/>
        </w:rPr>
      </w:pPr>
      <w:r w:rsidDel="00000000" w:rsidR="00000000" w:rsidRPr="00000000">
        <w:rPr>
          <w:rtl w:val="0"/>
        </w:rPr>
      </w:r>
    </w:p>
    <w:p w:rsidR="00000000" w:rsidDel="00000000" w:rsidP="00000000" w:rsidRDefault="00000000" w:rsidRPr="00000000" w14:paraId="00000023">
      <w:pPr>
        <w:jc w:val="center"/>
        <w:rPr>
          <w:b w:val="1"/>
          <w:sz w:val="32"/>
          <w:szCs w:val="32"/>
        </w:rPr>
      </w:pPr>
      <w:r w:rsidDel="00000000" w:rsidR="00000000" w:rsidRPr="00000000">
        <w:rPr>
          <w:b w:val="1"/>
          <w:sz w:val="32"/>
          <w:szCs w:val="32"/>
          <w:rtl w:val="0"/>
        </w:rPr>
        <w:t xml:space="preserve">Hà Nội, Năm 2024</w:t>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ind w:left="432" w:firstLine="0"/>
        <w:rPr/>
      </w:pPr>
      <w:bookmarkStart w:colFirst="0" w:colLast="0" w:name="_heading=h.30j0zll" w:id="1"/>
      <w:bookmarkEnd w:id="1"/>
      <w:r w:rsidDel="00000000" w:rsidR="00000000" w:rsidRPr="00000000">
        <w:rPr>
          <w:rtl w:val="0"/>
        </w:rPr>
        <w:t xml:space="preserve">LỜI CẢM ƠN</w:t>
      </w:r>
    </w:p>
    <w:p w:rsidR="00000000" w:rsidDel="00000000" w:rsidP="00000000" w:rsidRDefault="00000000" w:rsidRPr="00000000" w14:paraId="00000025">
      <w:pPr>
        <w:spacing w:line="360" w:lineRule="auto"/>
        <w:ind w:left="0" w:firstLine="720"/>
        <w:rPr>
          <w:i w:val="1"/>
          <w:sz w:val="26"/>
          <w:szCs w:val="26"/>
        </w:rPr>
      </w:pPr>
      <w:r w:rsidDel="00000000" w:rsidR="00000000" w:rsidRPr="00000000">
        <w:rPr>
          <w:i w:val="1"/>
          <w:rtl w:val="0"/>
        </w:rPr>
        <w:t xml:space="preserve">Lời đầu tiên, em xin gửi lời cảm ơn chân thành nhất tới cô Nguyễn Thị Mỹ Bình. Trong suốt quá trình học tập và thực hiện đề tài này, chúng em đã được nhận sự chú ý, hướng dẫn tận tâm và tâm huyết từ cô. Những điều mà chúng em nhận được không chỉ giới hạn ở kiến thức chuyên ngành, mà còn vượt ra ngoài điều đó - đó là những lời khuyên, chia sẻ thực tế từ thầy. Phương pháp giảng dạy của thầy đã giúp chúng em khám phá và phát triển tiềm năng của bản thân. </w:t>
      </w:r>
      <w:r w:rsidDel="00000000" w:rsidR="00000000" w:rsidRPr="00000000">
        <w:rPr>
          <w:i w:val="1"/>
          <w:sz w:val="26"/>
          <w:szCs w:val="26"/>
          <w:rtl w:val="0"/>
        </w:rPr>
        <w:t xml:space="preserve">Với sự quan tâm, dạy dỗ, chỉ bảo tận tình chu đáo của cô , đến nay em đã có thể hoàn thành bài báo cáo đồ án tốt nghiệp, đề tài: “Xây dựng Website quản lý gia phả cho dòng họ Ngô”.</w:t>
      </w:r>
    </w:p>
    <w:p w:rsidR="00000000" w:rsidDel="00000000" w:rsidP="00000000" w:rsidRDefault="00000000" w:rsidRPr="00000000" w14:paraId="00000026">
      <w:pPr>
        <w:spacing w:line="360" w:lineRule="auto"/>
        <w:ind w:left="0" w:firstLine="720"/>
        <w:rPr>
          <w:i w:val="1"/>
        </w:rPr>
      </w:pPr>
      <w:r w:rsidDel="00000000" w:rsidR="00000000" w:rsidRPr="00000000">
        <w:rPr>
          <w:i w:val="1"/>
          <w:rtl w:val="0"/>
        </w:rPr>
        <w:t xml:space="preserve">Em cũng xin gửi lời cảm ơn đến Ban giám hiệu nhà trường và các thầy cô tại khoa Công nghệ Thông tin đã tạo điều kiện thuận lợi về môi trường học tập, cơ sở vật chất và các nguồn tài liệu hữu ích, giúp em có thể hoàn thành tốt chương trình học và đề tài tốt nghiệp này.</w:t>
      </w:r>
    </w:p>
    <w:p w:rsidR="00000000" w:rsidDel="00000000" w:rsidP="00000000" w:rsidRDefault="00000000" w:rsidRPr="00000000" w14:paraId="00000027">
      <w:pPr>
        <w:spacing w:line="360" w:lineRule="auto"/>
        <w:ind w:left="0" w:firstLine="720"/>
        <w:rPr>
          <w:i w:val="1"/>
        </w:rPr>
      </w:pPr>
      <w:r w:rsidDel="00000000" w:rsidR="00000000" w:rsidRPr="00000000">
        <w:rPr>
          <w:i w:val="1"/>
          <w:rtl w:val="0"/>
        </w:rPr>
        <w:t xml:space="preserve">Bên cạnh đó, em muốn bày tỏ lòng biết ơn tới gia đình và bạn bè – những người luôn ủng hộ, động viên em cả về tinh thần lẫn vật chất trong suốt thời gian học tập và thực hiện đồ án. Sự khích lệ từ họ là chỗ dựa vững chắc để em tiếp tục cố gắng và hoàn thành mục tiêu của mình.</w:t>
      </w:r>
    </w:p>
    <w:p w:rsidR="00000000" w:rsidDel="00000000" w:rsidP="00000000" w:rsidRDefault="00000000" w:rsidRPr="00000000" w14:paraId="00000028">
      <w:pPr>
        <w:spacing w:line="360" w:lineRule="auto"/>
        <w:ind w:left="0" w:firstLine="0"/>
        <w:rPr>
          <w:i w:val="1"/>
        </w:rPr>
      </w:pPr>
      <w:r w:rsidDel="00000000" w:rsidR="00000000" w:rsidRPr="00000000">
        <w:rPr>
          <w:i w:val="1"/>
          <w:rtl w:val="0"/>
        </w:rPr>
        <w:t xml:space="preserve">Cuối cùng, em xin gửi lời cảm ơn tới các bạn cùng lớp, những người đã không ngại chia sẻ kiến thức, góp ý chân thành, và cùng em vượt qua những thử thách trong quá trình thực hiện đồ án.</w:t>
      </w:r>
    </w:p>
    <w:p w:rsidR="00000000" w:rsidDel="00000000" w:rsidP="00000000" w:rsidRDefault="00000000" w:rsidRPr="00000000" w14:paraId="00000029">
      <w:pPr>
        <w:spacing w:line="362" w:lineRule="auto"/>
        <w:ind w:left="0" w:right="378" w:firstLine="720"/>
        <w:rPr/>
      </w:pPr>
      <w:r w:rsidDel="00000000" w:rsidR="00000000" w:rsidRPr="00000000">
        <w:rPr>
          <w:i w:val="1"/>
          <w:rtl w:val="0"/>
        </w:rPr>
        <w:t xml:space="preserve">Dù đã cố gắng hoàn thành dự án một cách tốt nhất, nhưng chắc chắn sẽ không tránh khỏi những thiếu sót. Em mong nhận được những góp ý quý báu từ thầy cô và các bạn để cải thiện và phát triển dự án trong tương lai.</w:t>
      </w:r>
      <w:r w:rsidDel="00000000" w:rsidR="00000000" w:rsidRPr="00000000">
        <w:rPr>
          <w:rtl w:val="0"/>
        </w:rPr>
      </w:r>
    </w:p>
    <w:p w:rsidR="00000000" w:rsidDel="00000000" w:rsidP="00000000" w:rsidRDefault="00000000" w:rsidRPr="00000000" w14:paraId="0000002A">
      <w:pPr>
        <w:spacing w:line="317" w:lineRule="auto"/>
        <w:ind w:left="5782" w:firstLine="0"/>
        <w:rPr/>
      </w:pPr>
      <w:r w:rsidDel="00000000" w:rsidR="00000000" w:rsidRPr="00000000">
        <w:rPr>
          <w:rtl w:val="0"/>
        </w:rPr>
        <w:t xml:space="preserve">Em xin chân thành cảm ơn!</w:t>
      </w:r>
    </w:p>
    <w:p w:rsidR="00000000" w:rsidDel="00000000" w:rsidP="00000000" w:rsidRDefault="00000000" w:rsidRPr="00000000" w14:paraId="0000002B">
      <w:pPr>
        <w:ind w:left="5040" w:firstLine="720"/>
        <w:jc w:val="center"/>
        <w:rPr/>
      </w:pPr>
      <w:r w:rsidDel="00000000" w:rsidR="00000000" w:rsidRPr="00000000">
        <w:rPr>
          <w:rtl w:val="0"/>
        </w:rPr>
        <w:t xml:space="preserve">Ngô Kim Đông</w:t>
      </w:r>
    </w:p>
    <w:p w:rsidR="00000000" w:rsidDel="00000000" w:rsidP="00000000" w:rsidRDefault="00000000" w:rsidRPr="00000000" w14:paraId="0000002C">
      <w:pPr>
        <w:rPr/>
      </w:pPr>
      <w:r w:rsidDel="00000000" w:rsidR="00000000" w:rsidRPr="00000000">
        <w:rPr>
          <w:rtl w:val="0"/>
        </w:rPr>
        <w:tab/>
        <w:tab/>
      </w:r>
    </w:p>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b w:val="1"/>
          <w:rtl w:val="0"/>
        </w:rPr>
        <w:t xml:space="preserve">MỤC LỤC</w:t>
      </w:r>
    </w:p>
    <w:sdt>
      <w:sdtPr>
        <w:docPartObj>
          <w:docPartGallery w:val="Table of Contents"/>
          <w:docPartUnique w:val="1"/>
        </w:docPartObj>
      </w:sdtPr>
      <w:sdtContent>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20"/>
            </w:tabs>
            <w:spacing w:after="10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LỜI CẢM ƠN</w:t>
              <w:tab/>
              <w:t xml:space="preserve">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20"/>
            </w:tabs>
            <w:spacing w:after="10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HÌNH ẢNH</w:t>
              <w:tab/>
              <w:t xml:space="preserve">4</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20"/>
            </w:tabs>
            <w:spacing w:after="10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DANH MỤC BẢNG BIỂU</w:t>
              <w:tab/>
              <w:t xml:space="preserve">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20"/>
            </w:tabs>
            <w:spacing w:after="10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1. GIỚI THIỆU VỀ ĐỀ TÀI</w:t>
              <w:tab/>
              <w:t xml:space="preserve">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dot" w:pos="9020"/>
            </w:tabs>
            <w:spacing w:after="100" w:before="0" w:line="276" w:lineRule="auto"/>
            <w:ind w:left="280" w:right="0" w:firstLine="303"/>
            <w:jc w:val="both"/>
            <w:rPr>
              <w:rFonts w:ascii="Calibri" w:cs="Calibri" w:eastAsia="Calibri" w:hAnsi="Calibri"/>
              <w:b w:val="0"/>
              <w:i w:val="0"/>
              <w:smallCaps w:val="0"/>
              <w:strike w:val="0"/>
              <w:color w:val="000000"/>
              <w:sz w:val="22"/>
              <w:szCs w:val="22"/>
              <w:u w:val="none"/>
              <w:shd w:fill="auto" w:val="clear"/>
              <w:vertAlign w:val="baseline"/>
            </w:rPr>
          </w:pPr>
          <w:hyperlink w:anchor="_heading=h.2auk3tar6y4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w:t>
            </w:r>
          </w:hyperlink>
          <w:hyperlink w:anchor="_heading=h.2auk3tar6y4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_heading=h.2auk3tar6y4h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Lý do chọn đề tài</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dot" w:pos="9020"/>
            </w:tabs>
            <w:spacing w:after="100" w:before="0" w:line="276" w:lineRule="auto"/>
            <w:ind w:left="280" w:right="0" w:firstLine="303"/>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đề tài</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dot" w:pos="9020"/>
            </w:tabs>
            <w:spacing w:after="100" w:before="0" w:line="276" w:lineRule="auto"/>
            <w:ind w:left="280" w:right="0" w:firstLine="303"/>
            <w:jc w:val="both"/>
            <w:rPr>
              <w:rFonts w:ascii="Calibri" w:cs="Calibri" w:eastAsia="Calibri" w:hAnsi="Calibri"/>
              <w:b w:val="0"/>
              <w:i w:val="0"/>
              <w:smallCaps w:val="0"/>
              <w:strike w:val="0"/>
              <w:color w:val="000000"/>
              <w:sz w:val="22"/>
              <w:szCs w:val="22"/>
              <w:u w:val="none"/>
              <w:shd w:fill="auto" w:val="clear"/>
              <w:vertAlign w:val="baseline"/>
            </w:rPr>
          </w:pPr>
          <w:hyperlink w:anchor="_heading=h.dyyatonouq7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hyperlink>
          <w:hyperlink w:anchor="_heading=h.dyyatonouq7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_heading=h.dyyatonouq73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Phạm vi nghiên cứu</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dot" w:pos="9020"/>
            </w:tabs>
            <w:spacing w:after="100" w:before="0" w:line="276" w:lineRule="auto"/>
            <w:ind w:left="280" w:right="0" w:firstLine="303"/>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nghệ sử dụng</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1.4.1</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VUEJS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14ykbe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1.4.2</w:t>
            </w:r>
          </w:hyperlink>
          <w:hyperlink w:anchor="_heading=h.14ykbe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_heading=h.14ykbeg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CSS - Bootstrap</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1.4.3</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1.4.4</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MongoDB</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dot" w:pos="9020"/>
            </w:tabs>
            <w:spacing w:after="100" w:before="0" w:line="276" w:lineRule="auto"/>
            <w:ind w:left="280" w:right="0" w:firstLine="303"/>
            <w:jc w:val="both"/>
            <w:rPr>
              <w:rFonts w:ascii="Calibri" w:cs="Calibri" w:eastAsia="Calibri" w:hAnsi="Calibri"/>
              <w:b w:val="0"/>
              <w:i w:val="0"/>
              <w:smallCaps w:val="0"/>
              <w:strike w:val="0"/>
              <w:color w:val="000000"/>
              <w:sz w:val="22"/>
              <w:szCs w:val="22"/>
              <w:u w:val="none"/>
              <w:shd w:fill="auto" w:val="clear"/>
              <w:vertAlign w:val="baseline"/>
            </w:rPr>
          </w:pPr>
          <w:hyperlink w:anchor="_heading=h.j03k6av4z97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hyperlink>
          <w:hyperlink w:anchor="_heading=h.j03k6av4z97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_heading=h.j03k6av4z978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dự kiến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dot" w:pos="9020"/>
            </w:tabs>
            <w:spacing w:after="100" w:before="0" w:line="276" w:lineRule="auto"/>
            <w:ind w:left="280" w:right="0" w:firstLine="303"/>
            <w:jc w:val="both"/>
            <w:rPr>
              <w:rFonts w:ascii="Calibri" w:cs="Calibri" w:eastAsia="Calibri" w:hAnsi="Calibri"/>
              <w:b w:val="0"/>
              <w:i w:val="0"/>
              <w:smallCaps w:val="0"/>
              <w:strike w:val="0"/>
              <w:color w:val="000000"/>
              <w:sz w:val="22"/>
              <w:szCs w:val="22"/>
              <w:u w:val="none"/>
              <w:shd w:fill="auto" w:val="clear"/>
              <w:vertAlign w:val="baseline"/>
            </w:rPr>
          </w:pPr>
          <w:hyperlink w:anchor="_heading=h.s2u0hc66woe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1.6</w:t>
            </w:r>
          </w:hyperlink>
          <w:hyperlink w:anchor="_heading=h.s2u0hc66woe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_heading=h.s2u0hc66woeh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20"/>
            </w:tabs>
            <w:spacing w:after="10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2. KHẢO SÁT, PHÂN TÍCH HỆ THỐNG</w:t>
              <w:tab/>
              <w:t xml:space="preserve">15</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dot" w:pos="9020"/>
            </w:tabs>
            <w:spacing w:after="100" w:before="0" w:line="276" w:lineRule="auto"/>
            <w:ind w:left="280" w:right="0" w:firstLine="303"/>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Khảo sát hệ thống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dot" w:pos="9020"/>
            </w:tabs>
            <w:spacing w:after="100" w:before="0" w:line="276" w:lineRule="auto"/>
            <w:ind w:left="280" w:right="0" w:firstLine="303"/>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chức năng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dot" w:pos="9020"/>
            </w:tabs>
            <w:spacing w:after="100" w:before="0" w:line="276" w:lineRule="auto"/>
            <w:ind w:left="280" w:right="0" w:firstLine="303"/>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Yêu cầu phi chức năng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dot" w:pos="9020"/>
            </w:tabs>
            <w:spacing w:after="100" w:before="0" w:line="276" w:lineRule="auto"/>
            <w:ind w:left="280" w:right="0" w:firstLine="303"/>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w:t>
            </w:r>
          </w:hyperlink>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Phân tích hệ thống</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2.4.1</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use case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2.4.2</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Đặc tả use case</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20"/>
            </w:tabs>
            <w:spacing w:after="10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3. THIẾT KẾ VÀ XÂY DỰNG GIAO DIỆN WEBSITE</w:t>
              <w:tab/>
              <w:t xml:space="preserve">30</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dot" w:pos="9020"/>
            </w:tabs>
            <w:spacing w:after="100" w:before="0" w:line="276" w:lineRule="auto"/>
            <w:ind w:left="280" w:right="0" w:firstLine="303"/>
            <w:jc w:val="both"/>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các use case</w:t>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đăng nh</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ập</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3.1.2</w:t>
            </w:r>
          </w:hyperlink>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góp ý</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3.1.3</w:t>
            </w:r>
          </w:hyperlink>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thêm tiểu sử</w:t>
            <w:tab/>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3.1.4</w:t>
            </w:r>
          </w:hyperlink>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xem chi tiết mối quan hệ</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3.1.5</w:t>
            </w:r>
          </w:hyperlink>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_heading=h.kgcv8k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cấp tài khoản</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3.1.6</w:t>
            </w:r>
          </w:hyperlink>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quản lý tài khoản</w:t>
            <w:tab/>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3.1.7</w:t>
            </w:r>
          </w:hyperlink>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quản lý sự kiện</w:t>
            <w:tab/>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1opuj5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3.1.8</w:t>
            </w:r>
          </w:hyperlink>
          <w:hyperlink w:anchor="_heading=h.1opuj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quản lý loại tài khoản</w:t>
            <w:tab/>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3.1.9</w:t>
            </w:r>
          </w:hyperlink>
          <w:hyperlink w:anchor="_heading=h.2250f4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quản lý mối quan hệ</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8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3.1.10</w:t>
            </w:r>
          </w:hyperlink>
          <w:hyperlink w:anchor="_heading=h.2fk6b3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tìm kiếm người trong gia phả</w:t>
            <w:tab/>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dot" w:pos="9020"/>
            </w:tabs>
            <w:spacing w:after="100" w:before="0" w:line="276" w:lineRule="auto"/>
            <w:ind w:left="280" w:right="0" w:firstLine="303"/>
            <w:jc w:val="both"/>
            <w:rPr>
              <w:rFonts w:ascii="Calibri" w:cs="Calibri" w:eastAsia="Calibri" w:hAnsi="Calibri"/>
              <w:b w:val="0"/>
              <w:i w:val="0"/>
              <w:smallCaps w:val="0"/>
              <w:strike w:val="0"/>
              <w:color w:val="000000"/>
              <w:sz w:val="22"/>
              <w:szCs w:val="22"/>
              <w:u w:val="none"/>
              <w:shd w:fill="auto" w:val="clear"/>
              <w:vertAlign w:val="baseline"/>
            </w:rPr>
          </w:pPr>
          <w:hyperlink w:anchor="_heading=h.2szc72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hyperlink>
          <w:hyperlink w:anchor="_heading=h.2szc72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_heading=h.2szc72q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Biểu đồ lớp tổng quát</w:t>
            <w:tab/>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dot" w:pos="9020"/>
            </w:tabs>
            <w:spacing w:after="100" w:before="0" w:line="276" w:lineRule="auto"/>
            <w:ind w:left="280" w:right="0" w:firstLine="303"/>
            <w:jc w:val="both"/>
            <w:rPr>
              <w:rFonts w:ascii="Calibri" w:cs="Calibri" w:eastAsia="Calibri" w:hAnsi="Calibri"/>
              <w:b w:val="0"/>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hyperlink>
          <w:hyperlink w:anchor="_heading=h.3s49zy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_heading=h.3s49zyc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Xây dựng giao diện</w:t>
            <w:tab/>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36ei31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3.3.2</w:t>
            </w:r>
          </w:hyperlink>
          <w:hyperlink w:anchor="_heading=h.36ei31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cây gia phả</w:t>
            <w:tab/>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45jfvx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3.3.3</w:t>
            </w:r>
          </w:hyperlink>
          <w:hyperlink w:anchor="_heading=h.45jfvx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xem chi tiết</w:t>
            <w:tab/>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3.3.4</w:t>
            </w:r>
          </w:hyperlink>
          <w:hyperlink w:anchor="_heading=h.zu0gc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các trang quản lý</w:t>
            <w:tab/>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20"/>
            </w:tabs>
            <w:spacing w:after="10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yyy98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4. CÀI ĐẶT VÀ KIỂM THỬ</w:t>
              <w:tab/>
              <w:t xml:space="preserve">68</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dot" w:pos="9020"/>
            </w:tabs>
            <w:spacing w:after="100" w:before="0" w:line="276" w:lineRule="auto"/>
            <w:ind w:left="280" w:right="0" w:firstLine="303"/>
            <w:jc w:val="both"/>
            <w:rPr>
              <w:rFonts w:ascii="Calibri" w:cs="Calibri" w:eastAsia="Calibri" w:hAnsi="Calibri"/>
              <w:b w:val="0"/>
              <w:i w:val="0"/>
              <w:smallCaps w:val="0"/>
              <w:strike w:val="0"/>
              <w:color w:val="000000"/>
              <w:sz w:val="22"/>
              <w:szCs w:val="22"/>
              <w:u w:val="none"/>
              <w:shd w:fill="auto" w:val="clear"/>
              <w:vertAlign w:val="baseline"/>
            </w:rPr>
          </w:pPr>
          <w:hyperlink w:anchor="_heading=h.4iylrw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hyperlink>
          <w:hyperlink w:anchor="_heading=h.4iylrw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hệ thống</w:t>
            <w:tab/>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2y3w24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4.1.1</w:t>
            </w:r>
          </w:hyperlink>
          <w:hyperlink w:anchor="_heading=h.2y3w24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phía giao diện (Front-end)</w:t>
            <w:tab/>
            <w:t xml:space="preserve">68</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760"/>
              <w:tab w:val="right" w:leader="dot" w:pos="9020"/>
            </w:tabs>
            <w:spacing w:after="100" w:before="0" w:line="276" w:lineRule="auto"/>
            <w:ind w:left="560" w:right="0" w:firstLine="22.99999999999997"/>
            <w:jc w:val="both"/>
            <w:rPr>
              <w:rFonts w:ascii="Calibri" w:cs="Calibri" w:eastAsia="Calibri" w:hAnsi="Calibri"/>
              <w:b w:val="0"/>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4.1.2</w:t>
            </w:r>
          </w:hyperlink>
          <w:hyperlink w:anchor="_heading=h.1d96cc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_heading=h.1d96cc0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Cài đặt phía Back-end</w:t>
            <w:tab/>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20"/>
              <w:tab w:val="right" w:leader="dot" w:pos="9020"/>
            </w:tabs>
            <w:spacing w:after="100" w:before="0" w:line="276" w:lineRule="auto"/>
            <w:ind w:left="280" w:right="0" w:firstLine="303"/>
            <w:jc w:val="both"/>
            <w:rPr>
              <w:rFonts w:ascii="Calibri" w:cs="Calibri" w:eastAsia="Calibri" w:hAnsi="Calibri"/>
              <w:b w:val="0"/>
              <w:i w:val="0"/>
              <w:smallCaps w:val="0"/>
              <w:strike w:val="0"/>
              <w:color w:val="000000"/>
              <w:sz w:val="22"/>
              <w:szCs w:val="22"/>
              <w:u w:val="none"/>
              <w:shd w:fill="auto" w:val="clear"/>
              <w:vertAlign w:val="baseline"/>
            </w:rPr>
          </w:pPr>
          <w:hyperlink w:anchor="_heading=h.3bj1y3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hyperlink>
          <w:hyperlink w:anchor="_heading=h.3bj1y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thử hệ thống</w:t>
            <w:tab/>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20"/>
            </w:tabs>
            <w:spacing w:after="10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4anzqy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LUẬN</w:t>
              <w:tab/>
              <w:t xml:space="preserve">73</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020"/>
            </w:tabs>
            <w:spacing w:after="10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pta16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HƯỚNG DẪN</w:t>
              <w:tab/>
              <w:t xml:space="preserve">74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ind w:left="432" w:firstLine="0"/>
        <w:rPr>
          <w:b w:val="0"/>
        </w:rPr>
      </w:pPr>
      <w:bookmarkStart w:colFirst="0" w:colLast="0" w:name="_heading=h.1fob9te" w:id="2"/>
      <w:bookmarkEnd w:id="2"/>
      <w:r w:rsidDel="00000000" w:rsidR="00000000" w:rsidRPr="00000000">
        <w:rPr>
          <w:b w:val="0"/>
          <w:rtl w:val="0"/>
        </w:rPr>
        <w:t xml:space="preserve">DANH MỤC HÌNH ẢNH</w:t>
      </w:r>
    </w:p>
    <w:sdt>
      <w:sdtPr>
        <w:docPartObj>
          <w:docPartGallery w:val="Table of Contents"/>
          <w:docPartUnique w:val="1"/>
        </w:docPartObj>
      </w:sdtPr>
      <w:sdtContent>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4sini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 Biểu đồ use case tổng quát</w:t>
              <w:tab/>
              <w:t xml:space="preserve">16</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  Biểu đồ phân ra use case đăng nhập</w:t>
              <w:tab/>
              <w:t xml:space="preserve">17</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 Biểu đồ phân ra use case góp ý</w:t>
              <w:tab/>
              <w:t xml:space="preserve">18</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 Biểu đồ phân rã use case thêm tiểu sử</w:t>
              <w:tab/>
              <w:t xml:space="preserve">20</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 Biểu đồ phân rã use case xem chi tiết mối quan hệ</w:t>
              <w:tab/>
              <w:t xml:space="preserve">21</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6: Biểu đồ phân rã use case cấp tài khoản</w:t>
              <w:tab/>
              <w:t xml:space="preserve">22</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7:  Biểu đồ phân rã use case quản lý tài khoản</w:t>
              <w:tab/>
              <w:t xml:space="preserve">23</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8: Biểu đồ phân rã use case quản lý sự kiện</w:t>
              <w:tab/>
              <w:t xml:space="preserve">25</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9: Biểu đồ phân rã use case quản lý tài khoản</w:t>
              <w:tab/>
              <w:t xml:space="preserve">27</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10: Biểu đồ phân rã use case quản lý mối quan hệ</w:t>
              <w:tab/>
              <w:t xml:space="preserve">28</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11:  Biểu đồ phân rã use case tìm kiếm</w:t>
              <w:tab/>
              <w:t xml:space="preserve">29</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12: Biểu đồ hoạt động use case đăng nhập</w:t>
              <w:tab/>
              <w:t xml:space="preserve">30</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13: Biểu đồ trạng thái use case đăng nhập</w:t>
              <w:tab/>
              <w:t xml:space="preserve">31</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14: Biểu đồ tuần tự use case đăng nhập</w:t>
              <w:tab/>
              <w:t xml:space="preserve">31</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15: Biểu đồ lớp use case đăng nhập</w:t>
              <w:tab/>
              <w:t xml:space="preserve">32</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16: Biểu đồ hoạt động use case góp ý</w:t>
              <w:tab/>
              <w:t xml:space="preserve">33</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17: Biểu đồ trạng thái use case góp ý</w:t>
              <w:tab/>
              <w:t xml:space="preserve">34</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18: Biểu đồ tuần tự use case góp ý</w:t>
              <w:tab/>
              <w:t xml:space="preserve">34</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19: Biểu đồ lớp use case góp ý</w:t>
              <w:tab/>
              <w:t xml:space="preserve">35</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20: Biểu đồ hoạt động use case thêm tiểu sử</w:t>
              <w:tab/>
              <w:t xml:space="preserve">36</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21: Biểu đồ trạng thái use case thêm tiểu sử</w:t>
              <w:tab/>
              <w:t xml:space="preserve">37</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22: Biểu đồ tuần tự use case thêm tiểu sử</w:t>
              <w:tab/>
              <w:t xml:space="preserve">37</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23: Biểu đồ lớp use case thêm tiểu sử</w:t>
              <w:tab/>
              <w:t xml:space="preserve">38</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24: Biểu đồ hoạt động use case xem chi tiết mối quan hệ</w:t>
              <w:tab/>
              <w:t xml:space="preserve">39</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25: Biểu đồ trạng thái use case xem chi tiết mối quan hệ</w:t>
              <w:tab/>
              <w:t xml:space="preserve">39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26: Biểu đồ tuần tự use case xem chi tiết mối quan hệ</w:t>
              <w:tab/>
              <w:t xml:space="preserve">40</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27:  Biểu đồ lớp use case xem chi tiết mối quan hệ</w:t>
              <w:tab/>
              <w:t xml:space="preserve">41</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28: Biểu đồ hoạt động use case cấp tài khoản</w:t>
              <w:tab/>
              <w:t xml:space="preserve">42</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29: Biểu đồ trạng thái use case cấp tài khoản</w:t>
              <w:tab/>
              <w:t xml:space="preserve">43</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30: Biểu đồ tuần tự use case cấp tài khoản</w:t>
              <w:tab/>
              <w:t xml:space="preserve">43</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31: Biểu đồ lớp use case cấp tài khoản</w:t>
              <w:tab/>
              <w:t xml:space="preserve">44</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32: Biểu đồ hoạt động quản lý tài khoản</w:t>
              <w:tab/>
              <w:t xml:space="preserve">45</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33: Biểu đồ trạng thái use case quản lý tài khoản</w:t>
              <w:tab/>
              <w:t xml:space="preserve">46</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34: Biểu đồ tuân tự use case quản lý tài khoản</w:t>
              <w:tab/>
              <w:t xml:space="preserve">47</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35: Biểu đồ lớp use case quản lý tài khoản</w:t>
              <w:tab/>
              <w:t xml:space="preserve">48</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vac5u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36: Biểu đồ hoạt động use case quản lý sự kiện</w:t>
              <w:tab/>
              <w:t xml:space="preserve">49</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37: Biểu đồ trạng thái use case quản lý sự kiện</w:t>
              <w:tab/>
              <w:t xml:space="preserve">50</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pkwqa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38: Biểu đồ tuần tự use case quản lý sự kiện</w:t>
              <w:tab/>
              <w:t xml:space="preserve">51</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9kk8x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39: Biểu đồ lớp use case quản lý sự kiện</w:t>
              <w:tab/>
              <w:t xml:space="preserve">52</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48pi1t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40: Biểu đồ hoạt động use case quản lý loại tài khoản</w:t>
              <w:tab/>
              <w:t xml:space="preserve">53</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41: Biểu đồ trạng thái hoạt động use case quản lý loại tài khoản</w:t>
              <w:tab/>
              <w:t xml:space="preserve">54</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42: Biểu đồ tuần tự use case quản lý loại tài khoản</w:t>
              <w:tab/>
              <w:t xml:space="preserve">56</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43: Biểu đồ lớp use case quản lý loại tài khoản</w:t>
              <w:tab/>
              <w:t xml:space="preserve">57</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44: Biểu đồ hoạt động use case quản lý mối quan hệ</w:t>
              <w:tab/>
              <w:t xml:space="preserve">58</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45: Biểu đồ trạng thái use case quản lý mối quan hệ</w:t>
              <w:tab/>
              <w:t xml:space="preserve">59</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46: Biểu đồ tuần tự use case quản lý mối quan hệ</w:t>
              <w:tab/>
              <w:t xml:space="preserve">60</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47: Biểu đồ lớp use case quản lý mối quan hệ</w:t>
              <w:tab/>
              <w:t xml:space="preserve">61</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48: Biểu đồ hoạt động use case tìm kiếm người trong gia phả</w:t>
              <w:tab/>
              <w:t xml:space="preserve">62</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49: Biểu đồ trạng thái use case tìm kiếm người trong gia phả</w:t>
              <w:tab/>
              <w:t xml:space="preserve">62</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50: Biểu đồ tuần tự use case tìm kiếm người trong gia phả</w:t>
              <w:tab/>
              <w:t xml:space="preserve">63</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51: Biểu đồ tuần tự use case tìm kiếm người trong gia phả</w:t>
              <w:tab/>
              <w:t xml:space="preserve">64</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84mhaj">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52: Biểu đồ lớp tổng quát</w:t>
              <w:tab/>
              <w:t xml:space="preserve">65</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meukd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53: Giao diện trang chủ</w:t>
              <w:tab/>
              <w:t xml:space="preserve">66</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ljsd9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54: Giao diện trang gia phả</w:t>
              <w:tab/>
              <w:t xml:space="preserve">67</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koq65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55: Giao diện xem chi tiết</w:t>
              <w:tab/>
              <w:t xml:space="preserve">67</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56: Giao diện các trang quản lý</w:t>
              <w:tab/>
              <w:t xml:space="preserve">68</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x8tuz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57: Quy trình cài đặt</w:t>
              <w:tab/>
              <w:t xml:space="preserve">69</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ce457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58: Quy trình cài đặt chuỗi kết nối</w:t>
              <w:tab/>
              <w:t xml:space="preserve">70</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rjeff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Hình 59: Chọn Starup Project</w:t>
              <w:tab/>
              <w:t xml:space="preserve">70</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2160" w:right="0" w:hanging="186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A">
      <w:pPr>
        <w:pStyle w:val="Heading1"/>
        <w:ind w:left="432" w:firstLine="288"/>
        <w:rPr>
          <w:rFonts w:ascii="Calibri" w:cs="Calibri" w:eastAsia="Calibri" w:hAnsi="Calibri"/>
          <w:b w:val="0"/>
          <w:sz w:val="22"/>
          <w:szCs w:val="22"/>
        </w:rPr>
      </w:pPr>
      <w:bookmarkStart w:colFirst="0" w:colLast="0" w:name="_heading=h.3znysh7" w:id="3"/>
      <w:bookmarkEnd w:id="3"/>
      <w:r w:rsidDel="00000000" w:rsidR="00000000" w:rsidRPr="00000000">
        <w:br w:type="page"/>
      </w:r>
      <w:r w:rsidDel="00000000" w:rsidR="00000000" w:rsidRPr="00000000">
        <w:rPr>
          <w:b w:val="0"/>
          <w:rtl w:val="0"/>
        </w:rPr>
        <w:t xml:space="preserve">DANH MỤC BẢNG BIỂU</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z337y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 Đặc tả use case đăng nhập</w:t>
              <w:tab/>
              <w:t xml:space="preserve">15</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2: Đặc tả use case góp ý</w:t>
              <w:tab/>
              <w:t xml:space="preserve">16</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3: Đặc tả use case thêm tiểu sử</w:t>
              <w:tab/>
              <w:t xml:space="preserve">17</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4: Đặc tả use case xem chi tiết mối quan hệ</w:t>
              <w:tab/>
              <w:t xml:space="preserve">18</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5: Đặc tả use case cấp tài khoản</w:t>
              <w:tab/>
              <w:t xml:space="preserve">20</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6: Đặc tả use case quản lý tài khoản</w:t>
              <w:tab/>
              <w:t xml:space="preserve">21</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7: Đặc tả use case quản lý sự kiện</w:t>
              <w:tab/>
              <w:t xml:space="preserve">23</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8: Đặc tả use case quản lý loại tài khoản</w:t>
              <w:tab/>
              <w:t xml:space="preserve">24</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9: Đặc tả use case quản lý mối quan hệ</w:t>
              <w:tab/>
              <w:t xml:space="preserve">26</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10: Đặc tả use case tìm kiếm người trong gia phả</w:t>
              <w:tab/>
              <w:t xml:space="preserve">27</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020"/>
            </w:tabs>
            <w:spacing w:after="0" w:before="0" w:line="276" w:lineRule="auto"/>
            <w:ind w:left="0" w:right="0" w:firstLine="583"/>
            <w:jc w:val="both"/>
            <w:rPr>
              <w:rFonts w:ascii="Calibri" w:cs="Calibri" w:eastAsia="Calibri" w:hAnsi="Calibri"/>
              <w:b w:val="0"/>
              <w:i w:val="0"/>
              <w:smallCaps w:val="0"/>
              <w:strike w:val="0"/>
              <w:color w:val="000000"/>
              <w:sz w:val="22"/>
              <w:szCs w:val="22"/>
              <w:u w:val="none"/>
              <w:shd w:fill="auto" w:val="clear"/>
              <w:vertAlign w:val="baseline"/>
            </w:rPr>
          </w:pPr>
          <w:hyperlink w:anchor="_heading=h.1qoc8b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11: Kiểm thử hệ thống</w:t>
              <w:tab/>
              <w:t xml:space="preserve">67</w:t>
            </w:r>
          </w:hyperlink>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7">
      <w:pPr>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numPr>
          <w:ilvl w:val="0"/>
          <w:numId w:val="28"/>
        </w:numPr>
        <w:ind w:left="432" w:hanging="432"/>
        <w:rPr/>
      </w:pPr>
      <w:bookmarkStart w:colFirst="0" w:colLast="0" w:name="_heading=h.2et92p0" w:id="4"/>
      <w:bookmarkEnd w:id="4"/>
      <w:r w:rsidDel="00000000" w:rsidR="00000000" w:rsidRPr="00000000">
        <w:rPr>
          <w:rtl w:val="0"/>
        </w:rPr>
        <w:t xml:space="preserve">GIỚI THIỆU VỀ ĐỀ TÀI</w:t>
      </w:r>
    </w:p>
    <w:p w:rsidR="00000000" w:rsidDel="00000000" w:rsidP="00000000" w:rsidRDefault="00000000" w:rsidRPr="00000000" w14:paraId="000000A9">
      <w:pPr>
        <w:pStyle w:val="Heading2"/>
        <w:numPr>
          <w:ilvl w:val="1"/>
          <w:numId w:val="28"/>
        </w:numPr>
        <w:ind w:left="576" w:hanging="576"/>
        <w:rPr/>
      </w:pPr>
      <w:bookmarkStart w:colFirst="0" w:colLast="0" w:name="_heading=h.2auk3tar6y4h" w:id="5"/>
      <w:bookmarkEnd w:id="5"/>
      <w:r w:rsidDel="00000000" w:rsidR="00000000" w:rsidRPr="00000000">
        <w:rPr>
          <w:rtl w:val="0"/>
        </w:rPr>
        <w:t xml:space="preserve">Lý do chọn đề tài</w:t>
      </w:r>
    </w:p>
    <w:p w:rsidR="00000000" w:rsidDel="00000000" w:rsidP="00000000" w:rsidRDefault="00000000" w:rsidRPr="00000000" w14:paraId="000000AA">
      <w:pPr>
        <w:rPr/>
      </w:pPr>
      <w:r w:rsidDel="00000000" w:rsidR="00000000" w:rsidRPr="00000000">
        <w:rPr>
          <w:rtl w:val="0"/>
        </w:rPr>
        <w:t xml:space="preserve">Lý do chọn đề tài “Xây dựng website quản lý gia phả họ Ngô” xuất phát từ mong muốn bảo tồn và lưu trữ thông tin quan trọng về dòng họ một cách bền vững. Gia phả là tài sản quý giá của mỗi gia đình, ghi lại những câu chuyện và truyền thống qua nhiều thế hệ. Thay vì lưu trữ bằng các phương pháp truyền thống dễ bị hư hỏng theo thời gian, việc xây dựng website sẽ giúp thông tin được bảo quản lâu dài, giảm thiểu rủi ro mất mát, hư hỏng do yếu tố tự nhiên.</w:t>
      </w:r>
    </w:p>
    <w:p w:rsidR="00000000" w:rsidDel="00000000" w:rsidP="00000000" w:rsidRDefault="00000000" w:rsidRPr="00000000" w14:paraId="000000AB">
      <w:pPr>
        <w:rPr/>
      </w:pPr>
      <w:r w:rsidDel="00000000" w:rsidR="00000000" w:rsidRPr="00000000">
        <w:rPr>
          <w:rtl w:val="0"/>
        </w:rPr>
        <w:t xml:space="preserve">Một website gia phả giúp các thành viên trong gia đình, dù ở bất kỳ đâu, có thể truy cập và tìm hiểu về cội nguồn, ông bà, tổ tiên. Điều này không chỉ giúp kết nối các thế hệ mà còn tạo ra sự gắn kết sâu sắc giữa các thành viên trong dòng họ. Việc truy cập dễ dàng và chia sẻ thông tin trên nền tảng kỹ thuật số cũng khuyến khích mọi người duy trì sự liên lạc, đoàn kết hơn trong gia đình, đặc biệt trong bối cảnh cuộc sống ngày càng bận rộn.</w:t>
      </w:r>
    </w:p>
    <w:p w:rsidR="00000000" w:rsidDel="00000000" w:rsidP="00000000" w:rsidRDefault="00000000" w:rsidRPr="00000000" w14:paraId="000000AC">
      <w:pPr>
        <w:rPr/>
      </w:pPr>
      <w:r w:rsidDel="00000000" w:rsidR="00000000" w:rsidRPr="00000000">
        <w:rPr>
          <w:rtl w:val="0"/>
        </w:rPr>
        <w:t xml:space="preserve">Bên cạnh đó, website gia phả cho phép thông tin được quản lý và cập nhật một cách linh hoạt. Khi có sự thay đổi như thành viên mới, sửa đổi thông tin hay cập nhật các sự kiện, người quản lý có thể nhanh chóng điều chỉnh. Điều này không chỉ giúp thông tin luôn chính xác và kịp thời mà còn đảm bảo tính liên tục trong việc ghi chép dòng họ, đáp ứng nhu cầu theo dõi và bảo tồn truyền thống một cách toàn diện.</w:t>
      </w:r>
    </w:p>
    <w:p w:rsidR="00000000" w:rsidDel="00000000" w:rsidP="00000000" w:rsidRDefault="00000000" w:rsidRPr="00000000" w14:paraId="000000AD">
      <w:pPr>
        <w:rPr/>
      </w:pPr>
      <w:r w:rsidDel="00000000" w:rsidR="00000000" w:rsidRPr="00000000">
        <w:rPr>
          <w:rtl w:val="0"/>
        </w:rPr>
        <w:t xml:space="preserve">Việc xây dựng website quản lý gia phả cũng là một bước tiến trong ứng dụng công nghệ vào quản lý thông tin gia đình. Đây là cách làm hiện đại, sáng tạo, phù hợp với xu hướng số hóa hiện nay. Đặc biệt, thế hệ trẻ dễ dàng tiếp cận với công nghệ và sẽ có cảm giác gần gũi, hào hứng khi tìm hiểu gia phả qua nền tảng trực tuyến, thay vì qua các quyển gia phả truyền thống ít trực quan.</w:t>
      </w:r>
    </w:p>
    <w:p w:rsidR="00000000" w:rsidDel="00000000" w:rsidP="00000000" w:rsidRDefault="00000000" w:rsidRPr="00000000" w14:paraId="000000AE">
      <w:pPr>
        <w:rPr/>
      </w:pPr>
      <w:r w:rsidDel="00000000" w:rsidR="00000000" w:rsidRPr="00000000">
        <w:rPr>
          <w:rtl w:val="0"/>
        </w:rPr>
        <w:t xml:space="preserve">Dự án không chỉ là một bài tập ứng dụng kiến thức mà còn là một sản phẩm thực tiễn, có tiềm năng trong thị trường hiện nay. Với những lý do trên, tôi tin rằng việc xây dựng hệ thống website quản lý gia phả họ Ngô không chỉ đáp ứng nhu cầu cấp thiết của người trong dòng họ còn mang lại giá trị lớn cho bản thân trong quá trình học tập và phát triển kỹ năng công nghệ thông tin.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pStyle w:val="Heading2"/>
        <w:numPr>
          <w:ilvl w:val="1"/>
          <w:numId w:val="28"/>
        </w:numPr>
        <w:ind w:left="576" w:hanging="576"/>
        <w:rPr/>
      </w:pPr>
      <w:bookmarkStart w:colFirst="0" w:colLast="0" w:name="_heading=h.tyjcwt" w:id="6"/>
      <w:bookmarkEnd w:id="6"/>
      <w:r w:rsidDel="00000000" w:rsidR="00000000" w:rsidRPr="00000000">
        <w:rPr>
          <w:rtl w:val="0"/>
        </w:rPr>
        <w:t xml:space="preserve">Mục tiêu đề tài</w:t>
      </w:r>
    </w:p>
    <w:p w:rsidR="00000000" w:rsidDel="00000000" w:rsidP="00000000" w:rsidRDefault="00000000" w:rsidRPr="00000000" w14:paraId="000000B1">
      <w:pPr>
        <w:rPr/>
      </w:pPr>
      <w:r w:rsidDel="00000000" w:rsidR="00000000" w:rsidRPr="00000000">
        <w:rPr>
          <w:rtl w:val="0"/>
        </w:rPr>
        <w:t xml:space="preserve">Mục tiêu chính của dự án là phát triển một hệ thống website gia phả cho gia đình họ Ngô, với khả năng hỗ trợ tổng quát thành viên trong gia phả.</w:t>
      </w:r>
    </w:p>
    <w:p w:rsidR="00000000" w:rsidDel="00000000" w:rsidP="00000000" w:rsidRDefault="00000000" w:rsidRPr="00000000" w14:paraId="000000B2">
      <w:pPr>
        <w:numPr>
          <w:ilvl w:val="0"/>
          <w:numId w:val="1"/>
        </w:numPr>
        <w:ind w:left="850" w:hanging="360"/>
        <w:rPr/>
      </w:pPr>
      <w:r w:rsidDel="00000000" w:rsidR="00000000" w:rsidRPr="00000000">
        <w:rPr>
          <w:b w:val="1"/>
          <w:rtl w:val="0"/>
        </w:rPr>
        <w:t xml:space="preserve">Lưu trữ và bảo tồn thông tin gia phả</w:t>
      </w:r>
      <w:r w:rsidDel="00000000" w:rsidR="00000000" w:rsidRPr="00000000">
        <w:rPr>
          <w:rtl w:val="0"/>
        </w:rPr>
        <w:t xml:space="preserve">: Xây dựng một hệ thống trực tuyến giúp lưu trữ thông tin về dòng họ một cách có hệ thống và bền vững. Thông qua website, các thông tin về tổ tiên, các thế hệ, và các mối quan hệ trong gia đình sẽ được ghi chép và bảo tồn một cách an toàn, không lo hư hại như với các tài liệu giấy.</w:t>
      </w:r>
    </w:p>
    <w:p w:rsidR="00000000" w:rsidDel="00000000" w:rsidP="00000000" w:rsidRDefault="00000000" w:rsidRPr="00000000" w14:paraId="000000B3">
      <w:pPr>
        <w:numPr>
          <w:ilvl w:val="0"/>
          <w:numId w:val="1"/>
        </w:numPr>
        <w:ind w:left="850" w:hanging="360"/>
        <w:rPr/>
      </w:pPr>
      <w:r w:rsidDel="00000000" w:rsidR="00000000" w:rsidRPr="00000000">
        <w:rPr>
          <w:b w:val="1"/>
          <w:rtl w:val="0"/>
        </w:rPr>
        <w:t xml:space="preserve">Tạo sự kết nối và chia sẻ trong dòng họ</w:t>
      </w:r>
      <w:r w:rsidDel="00000000" w:rsidR="00000000" w:rsidRPr="00000000">
        <w:rPr>
          <w:rtl w:val="0"/>
        </w:rPr>
        <w:t xml:space="preserve">: Website gia phả sẽ giúp các thành viên dễ dàng truy cập và chia sẻ thông tin, bất kể họ đang ở đâu. Qua đó, tạo ra một nền tảng kết nối, giúp tăng cường sự gắn kết và tình cảm gia đình, đặc biệt đối với những thành viên ở xa.</w:t>
      </w:r>
    </w:p>
    <w:p w:rsidR="00000000" w:rsidDel="00000000" w:rsidP="00000000" w:rsidRDefault="00000000" w:rsidRPr="00000000" w14:paraId="000000B4">
      <w:pPr>
        <w:numPr>
          <w:ilvl w:val="0"/>
          <w:numId w:val="1"/>
        </w:numPr>
        <w:ind w:left="850" w:hanging="360"/>
        <w:rPr/>
      </w:pPr>
      <w:r w:rsidDel="00000000" w:rsidR="00000000" w:rsidRPr="00000000">
        <w:rPr>
          <w:b w:val="1"/>
          <w:rtl w:val="0"/>
        </w:rPr>
        <w:t xml:space="preserve">Đảm bảo khả năng quản lý và cập nhật thông tin linh hoạt</w:t>
      </w:r>
      <w:r w:rsidDel="00000000" w:rsidR="00000000" w:rsidRPr="00000000">
        <w:rPr>
          <w:rtl w:val="0"/>
        </w:rPr>
        <w:t xml:space="preserve">: Thiết lập hệ thống giúp người quản trị dễ dàng cập nhật thông tin khi có sự thay đổi như thành viên mới, sự kiện gia đình, hoặc các chi tiết khác. Mục tiêu này đảm bảo gia phả luôn chính xác và kịp thời, phù hợp với thực tế.</w:t>
      </w:r>
    </w:p>
    <w:p w:rsidR="00000000" w:rsidDel="00000000" w:rsidP="00000000" w:rsidRDefault="00000000" w:rsidRPr="00000000" w14:paraId="000000B5">
      <w:pPr>
        <w:numPr>
          <w:ilvl w:val="0"/>
          <w:numId w:val="1"/>
        </w:numPr>
        <w:ind w:left="850" w:hanging="360"/>
        <w:rPr/>
      </w:pPr>
      <w:r w:rsidDel="00000000" w:rsidR="00000000" w:rsidRPr="00000000">
        <w:rPr>
          <w:b w:val="1"/>
          <w:rtl w:val="0"/>
        </w:rPr>
        <w:t xml:space="preserve">Ứng dụng công nghệ hiện đại vào việc quản lý gia phả</w:t>
      </w:r>
      <w:r w:rsidDel="00000000" w:rsidR="00000000" w:rsidRPr="00000000">
        <w:rPr>
          <w:rtl w:val="0"/>
        </w:rPr>
        <w:t xml:space="preserve">: Mục tiêu của đề tài là phát triển một hệ thống ứng dụng công nghệ, thân thiện với người dùng và đáp ứng nhu cầu tìm hiểu cội nguồn của các thế hệ trẻ. Qua đó, giúp thế hệ sau có thể dễ dàng tiếp cận và hiểu hơn về dòng họ của mình thông qua một giao diện trực tuyến hiện đại, trực quan.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Dự án còn giúp nâng cao kiến thức và kỹ năng lập trình, phát triển ứng dụng thực tế cho các thành viên trong nhóm, tạo tiền đề cho các dự án quy mô lớn hơn trong tương lai.</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2"/>
        <w:numPr>
          <w:ilvl w:val="1"/>
          <w:numId w:val="28"/>
        </w:numPr>
        <w:ind w:left="576" w:hanging="576"/>
        <w:rPr/>
      </w:pPr>
      <w:bookmarkStart w:colFirst="0" w:colLast="0" w:name="_heading=h.dyyatonouq73" w:id="7"/>
      <w:bookmarkEnd w:id="7"/>
      <w:r w:rsidDel="00000000" w:rsidR="00000000" w:rsidRPr="00000000">
        <w:rPr>
          <w:rtl w:val="0"/>
        </w:rPr>
        <w:t xml:space="preserve">Phạm vi nghiên cứu</w:t>
      </w:r>
    </w:p>
    <w:p w:rsidR="00000000" w:rsidDel="00000000" w:rsidP="00000000" w:rsidRDefault="00000000" w:rsidRPr="00000000" w14:paraId="000000BA">
      <w:pPr>
        <w:rPr/>
      </w:pPr>
      <w:r w:rsidDel="00000000" w:rsidR="00000000" w:rsidRPr="00000000">
        <w:rPr>
          <w:rtl w:val="0"/>
        </w:rPr>
        <w:t xml:space="preserve">Phạm vi nghiên cứu của đề tài xây dựng website quản lý gia phả được giới hạn ở các khía cạnh chính sau đây, nhằm đảm bảo tính khả thi và phù hợp với mục tiêu dự án:</w:t>
      </w:r>
    </w:p>
    <w:p w:rsidR="00000000" w:rsidDel="00000000" w:rsidP="00000000" w:rsidRDefault="00000000" w:rsidRPr="00000000" w14:paraId="000000BB">
      <w:pPr>
        <w:numPr>
          <w:ilvl w:val="0"/>
          <w:numId w:val="12"/>
        </w:numPr>
        <w:ind w:left="720" w:hanging="360"/>
        <w:rPr/>
      </w:pPr>
      <w:r w:rsidDel="00000000" w:rsidR="00000000" w:rsidRPr="00000000">
        <w:rPr>
          <w:rtl w:val="0"/>
        </w:rPr>
        <w:t xml:space="preserve">Phạm vi về chức năng: Nghiên cứu tập trung vào các chức năng cơ bản và quan trọng nhất của một hệ thống quản lý. Các chức năng dành cho người dùng bao gồm đăng nhập, tìm kiếm, thêm, sửa, xóa thành viên trong gia phả. Đối với, phạm vi nghiên cứu bao gồm các chức năng quản lý danh mục tài khoản.</w:t>
      </w:r>
    </w:p>
    <w:p w:rsidR="00000000" w:rsidDel="00000000" w:rsidP="00000000" w:rsidRDefault="00000000" w:rsidRPr="00000000" w14:paraId="000000BC">
      <w:pPr>
        <w:numPr>
          <w:ilvl w:val="0"/>
          <w:numId w:val="12"/>
        </w:numPr>
        <w:ind w:left="720" w:hanging="360"/>
        <w:rPr/>
      </w:pPr>
      <w:r w:rsidDel="00000000" w:rsidR="00000000" w:rsidRPr="00000000">
        <w:rPr>
          <w:rtl w:val="0"/>
        </w:rPr>
        <w:t xml:space="preserve">Phạm vi về người dùng: Đối tượng người dùng trong phạm vi nghiên cứu là những người trong dòng họ Ngô</w:t>
      </w:r>
    </w:p>
    <w:p w:rsidR="00000000" w:rsidDel="00000000" w:rsidP="00000000" w:rsidRDefault="00000000" w:rsidRPr="00000000" w14:paraId="000000BD">
      <w:pPr>
        <w:numPr>
          <w:ilvl w:val="0"/>
          <w:numId w:val="12"/>
        </w:numPr>
        <w:ind w:left="720" w:hanging="360"/>
        <w:rPr/>
      </w:pPr>
      <w:r w:rsidDel="00000000" w:rsidR="00000000" w:rsidRPr="00000000">
        <w:rPr>
          <w:rtl w:val="0"/>
        </w:rPr>
        <w:t xml:space="preserve">Phạm vi kỹ thuật: Về công nghệ, phạm vi nghiên cứu giới hạn trong các công cụ và ngôn ngữ lập trình như mongodb, C#(.NET) và JavaScript (Vuejs) để phát triển giao diện và chức năng của hệ thống. Hệ thống cũng sử dụng mongodb làm cơ sở dữ liệu chính để lưu trữ thông tin người dùng, và các dữ liệu liên quan. </w:t>
      </w:r>
    </w:p>
    <w:p w:rsidR="00000000" w:rsidDel="00000000" w:rsidP="00000000" w:rsidRDefault="00000000" w:rsidRPr="00000000" w14:paraId="000000BE">
      <w:pPr>
        <w:numPr>
          <w:ilvl w:val="0"/>
          <w:numId w:val="12"/>
        </w:numPr>
        <w:ind w:left="720" w:hanging="360"/>
        <w:rPr/>
      </w:pPr>
      <w:r w:rsidDel="00000000" w:rsidR="00000000" w:rsidRPr="00000000">
        <w:rPr>
          <w:rtl w:val="0"/>
        </w:rPr>
        <w:t xml:space="preserve">Phạm vi về triển khai và thử nghiệm: Dự án giới hạn trong việc xây dựng hệ thống trên môi trường máy chủ cục bộ và môi trường thử nghiệm, nhằm đảm bảo các tính năng hoạt động ổn định và đáp ứng nhu cầu cơ bản. Phạm vi thử nghiệm sẽ bao gồm các thao tác chính như đăng nhập, tìm kiếm, thêm, sửa, xóa thành viên và cập nhật dữ liệu. Hệ thống chưa bao gồm các tính năng nâng cao như tối ưu hóa cho các nền tảng di động.</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2"/>
        <w:numPr>
          <w:ilvl w:val="1"/>
          <w:numId w:val="28"/>
        </w:numPr>
        <w:ind w:left="576" w:hanging="576"/>
        <w:rPr/>
      </w:pPr>
      <w:bookmarkStart w:colFirst="0" w:colLast="0" w:name="_heading=h.3dy6vkm" w:id="8"/>
      <w:bookmarkEnd w:id="8"/>
      <w:r w:rsidDel="00000000" w:rsidR="00000000" w:rsidRPr="00000000">
        <w:rPr>
          <w:rtl w:val="0"/>
        </w:rPr>
        <w:t xml:space="preserve">Công nghệ sử dụng</w:t>
      </w:r>
    </w:p>
    <w:p w:rsidR="00000000" w:rsidDel="00000000" w:rsidP="00000000" w:rsidRDefault="00000000" w:rsidRPr="00000000" w14:paraId="000000C1">
      <w:pPr>
        <w:pStyle w:val="Heading3"/>
        <w:numPr>
          <w:ilvl w:val="2"/>
          <w:numId w:val="28"/>
        </w:numPr>
        <w:ind w:left="720" w:hanging="720"/>
        <w:rPr/>
      </w:pPr>
      <w:bookmarkStart w:colFirst="0" w:colLast="0" w:name="_heading=h.1t3h5sf" w:id="9"/>
      <w:bookmarkEnd w:id="9"/>
      <w:r w:rsidDel="00000000" w:rsidR="00000000" w:rsidRPr="00000000">
        <w:rPr>
          <w:rtl w:val="0"/>
        </w:rPr>
        <w:t xml:space="preserve"> VUEJS</w:t>
      </w:r>
    </w:p>
    <w:p w:rsidR="00000000" w:rsidDel="00000000" w:rsidP="00000000" w:rsidRDefault="00000000" w:rsidRPr="00000000" w14:paraId="000000C2">
      <w:pPr>
        <w:rPr/>
      </w:pPr>
      <w:r w:rsidDel="00000000" w:rsidR="00000000" w:rsidRPr="00000000">
        <w:rPr>
          <w:b w:val="1"/>
          <w:rtl w:val="0"/>
        </w:rPr>
        <w:t xml:space="preserve">Vue.js</w:t>
      </w:r>
      <w:r w:rsidDel="00000000" w:rsidR="00000000" w:rsidRPr="00000000">
        <w:rPr>
          <w:rtl w:val="0"/>
        </w:rPr>
        <w:t xml:space="preserve"> là một framework JavaScript mã nguồn mở, được sử dụng để xây dựng giao diện người dùng và các ứng dụng web một cách nhanh chóng và hiệu quả. Vue.js nổi bật nhờ tính linh hoạt và khả năng tùy biến cao, giúp các nhà phát triển dễ dàng tạo ra các ứng dụng web có tính tương tác cao.</w:t>
      </w:r>
    </w:p>
    <w:p w:rsidR="00000000" w:rsidDel="00000000" w:rsidP="00000000" w:rsidRDefault="00000000" w:rsidRPr="00000000" w14:paraId="000000C3">
      <w:pPr>
        <w:rPr>
          <w:b w:val="1"/>
        </w:rPr>
      </w:pPr>
      <w:r w:rsidDel="00000000" w:rsidR="00000000" w:rsidRPr="00000000">
        <w:rPr>
          <w:b w:val="1"/>
          <w:rtl w:val="0"/>
        </w:rPr>
        <w:t xml:space="preserve">Ưu điểm của Vue.js</w:t>
      </w:r>
    </w:p>
    <w:p w:rsidR="00000000" w:rsidDel="00000000" w:rsidP="00000000" w:rsidRDefault="00000000" w:rsidRPr="00000000" w14:paraId="000000C4">
      <w:pPr>
        <w:numPr>
          <w:ilvl w:val="0"/>
          <w:numId w:val="36"/>
        </w:numPr>
        <w:ind w:left="720" w:hanging="360"/>
        <w:rPr/>
      </w:pPr>
      <w:r w:rsidDel="00000000" w:rsidR="00000000" w:rsidRPr="00000000">
        <w:rPr>
          <w:rtl w:val="0"/>
        </w:rPr>
        <w:t xml:space="preserve">Giao diện tương tác mượt mà: Vue.js hỗ trợ reactivity (tính phản ứng) giúp giao diện cập nhật tự động khi dữ liệu thay đổi, phù hợp cho các ứng dụng cần tính tương tác cao như quản lý gia phả, bảng dữ liệu động, hoặc hiển thị thông tin chi tiết của từng thành viên trong hệ thống.</w:t>
      </w:r>
    </w:p>
    <w:p w:rsidR="00000000" w:rsidDel="00000000" w:rsidP="00000000" w:rsidRDefault="00000000" w:rsidRPr="00000000" w14:paraId="000000C5">
      <w:pPr>
        <w:numPr>
          <w:ilvl w:val="0"/>
          <w:numId w:val="36"/>
        </w:numPr>
        <w:ind w:left="720" w:hanging="360"/>
        <w:rPr/>
      </w:pPr>
      <w:r w:rsidDel="00000000" w:rsidR="00000000" w:rsidRPr="00000000">
        <w:rPr>
          <w:rtl w:val="0"/>
        </w:rPr>
        <w:t xml:space="preserve">Cấu trúc dự án rõ ràng và dễ bảo trì: Vue.js sử dụng các component (thành phần) độc lập, giúp tổ chức code rõ ràng, dễ bảo trì và tái sử dụng. </w:t>
      </w:r>
    </w:p>
    <w:p w:rsidR="00000000" w:rsidDel="00000000" w:rsidP="00000000" w:rsidRDefault="00000000" w:rsidRPr="00000000" w14:paraId="000000C6">
      <w:pPr>
        <w:numPr>
          <w:ilvl w:val="0"/>
          <w:numId w:val="36"/>
        </w:numPr>
        <w:ind w:left="720" w:hanging="360"/>
        <w:rPr/>
      </w:pPr>
      <w:r w:rsidDel="00000000" w:rsidR="00000000" w:rsidRPr="00000000">
        <w:rPr>
          <w:rtl w:val="0"/>
        </w:rPr>
        <w:t xml:space="preserve">Hệ sinh thái phong phú: Vue.js có hệ sinh thái phong phú bao gồm Vuex để quản lý trạng thái, Vue Router để điều hướng, và các thư viện khác hỗ trợ phát triển ứng dụng. Điều này giúp tích hợp các tính năng phức tạp như hệ thống đăng nhập, phân quyền, và hiển thị thông tin gia phả.</w:t>
      </w:r>
    </w:p>
    <w:p w:rsidR="00000000" w:rsidDel="00000000" w:rsidP="00000000" w:rsidRDefault="00000000" w:rsidRPr="00000000" w14:paraId="000000C7">
      <w:pPr>
        <w:numPr>
          <w:ilvl w:val="0"/>
          <w:numId w:val="36"/>
        </w:numPr>
        <w:ind w:left="720" w:hanging="360"/>
        <w:rPr/>
      </w:pPr>
      <w:r w:rsidDel="00000000" w:rsidR="00000000" w:rsidRPr="00000000">
        <w:rPr>
          <w:rtl w:val="0"/>
        </w:rPr>
        <w:t xml:space="preserve">Tài liệu và cộng đồng lớn: Vue.js có tài liệu chi tiết và cộng đồng mạnh mẽ, giúp người phát triển dễ dàng tìm kiếm và áp dụng các giải pháp cho các vấn đề gặp phải. </w:t>
      </w:r>
    </w:p>
    <w:p w:rsidR="00000000" w:rsidDel="00000000" w:rsidP="00000000" w:rsidRDefault="00000000" w:rsidRPr="00000000" w14:paraId="000000C8">
      <w:pPr>
        <w:rPr/>
      </w:pPr>
      <w:r w:rsidDel="00000000" w:rsidR="00000000" w:rsidRPr="00000000">
        <w:rPr>
          <w:rtl w:val="0"/>
        </w:rPr>
        <w:t xml:space="preserve">Nhược điểm của Vue.js</w:t>
      </w:r>
    </w:p>
    <w:p w:rsidR="00000000" w:rsidDel="00000000" w:rsidP="00000000" w:rsidRDefault="00000000" w:rsidRPr="00000000" w14:paraId="000000C9">
      <w:pPr>
        <w:numPr>
          <w:ilvl w:val="0"/>
          <w:numId w:val="22"/>
        </w:numPr>
        <w:ind w:left="720" w:hanging="360"/>
        <w:rPr/>
      </w:pPr>
      <w:r w:rsidDel="00000000" w:rsidR="00000000" w:rsidRPr="00000000">
        <w:rPr>
          <w:rtl w:val="0"/>
        </w:rPr>
        <w:t xml:space="preserve">Không phổ biến bằng một số framework khác: Vue.js có thể ít phổ biến hơn so với các framework như React hoặc Angular, điều này có thể hạn chế khả năng tìm kiếm nhà phát triển có kinh nghiệm trong Vue.js ở một số thị trường.</w:t>
      </w:r>
    </w:p>
    <w:p w:rsidR="00000000" w:rsidDel="00000000" w:rsidP="00000000" w:rsidRDefault="00000000" w:rsidRPr="00000000" w14:paraId="000000CA">
      <w:pPr>
        <w:numPr>
          <w:ilvl w:val="0"/>
          <w:numId w:val="22"/>
        </w:numPr>
        <w:ind w:left="720" w:hanging="360"/>
        <w:rPr/>
      </w:pPr>
      <w:r w:rsidDel="00000000" w:rsidR="00000000" w:rsidRPr="00000000">
        <w:rPr>
          <w:rtl w:val="0"/>
        </w:rPr>
        <w:t xml:space="preserve">Hạn chế khi phát triển ứng dụng lớn: Mặc dù Vue.js phù hợp cho các ứng dụng vừa và nhỏ, nhưng khi xây dựng các ứng dụng lớn và phức tạp, có thể cần tích hợp thêm các công cụ khác để tối ưu hóa hiệu năng và quản lý dự án, đòi hỏi sự hiểu biết sâu hơn về hệ sinh thái Vue.js. </w:t>
      </w:r>
    </w:p>
    <w:p w:rsidR="00000000" w:rsidDel="00000000" w:rsidP="00000000" w:rsidRDefault="00000000" w:rsidRPr="00000000" w14:paraId="000000CB">
      <w:pPr>
        <w:numPr>
          <w:ilvl w:val="0"/>
          <w:numId w:val="22"/>
        </w:numPr>
        <w:ind w:left="720" w:hanging="360"/>
        <w:rPr/>
      </w:pPr>
      <w:r w:rsidDel="00000000" w:rsidR="00000000" w:rsidRPr="00000000">
        <w:rPr>
          <w:rtl w:val="0"/>
        </w:rPr>
        <w:t xml:space="preserve">Quản lý trạng thái phức tạp: Khi ứng dụng có nhiều trạng thái phức tạp, Vuex có thể yêu cầu thiết lập nhiều cấu trúc phức tạp, đòi hỏi thêm thời gian và công sức để tổ chức và quản lý hiệu quả. </w:t>
      </w:r>
    </w:p>
    <w:p w:rsidR="00000000" w:rsidDel="00000000" w:rsidP="00000000" w:rsidRDefault="00000000" w:rsidRPr="00000000" w14:paraId="000000CC">
      <w:pPr>
        <w:numPr>
          <w:ilvl w:val="0"/>
          <w:numId w:val="22"/>
        </w:numPr>
        <w:ind w:left="720" w:hanging="360"/>
        <w:rPr/>
      </w:pPr>
      <w:r w:rsidDel="00000000" w:rsidR="00000000" w:rsidRPr="00000000">
        <w:rPr>
          <w:rtl w:val="0"/>
        </w:rPr>
        <w:t xml:space="preserve">Khả năng bảo mật hạn chế: HTML không hỗ trợ các tính năng bảo mật như mã hóa dữ liệu, bảo vệ tài khoản người dùng, hoặc ngăn chặn các cuộc tấn </w:t>
      </w:r>
    </w:p>
    <w:p w:rsidR="00000000" w:rsidDel="00000000" w:rsidP="00000000" w:rsidRDefault="00000000" w:rsidRPr="00000000" w14:paraId="000000CD">
      <w:pPr>
        <w:pStyle w:val="Heading3"/>
        <w:numPr>
          <w:ilvl w:val="2"/>
          <w:numId w:val="28"/>
        </w:numPr>
        <w:ind w:left="720" w:hanging="720"/>
        <w:rPr/>
      </w:pPr>
      <w:bookmarkStart w:colFirst="0" w:colLast="0" w:name="_heading=h.4d34og8" w:id="10"/>
      <w:bookmarkEnd w:id="10"/>
      <w:r w:rsidDel="00000000" w:rsidR="00000000" w:rsidRPr="00000000">
        <w:rPr>
          <w:rtl w:val="0"/>
        </w:rPr>
        <w:t xml:space="preserve">C#</w:t>
      </w:r>
    </w:p>
    <w:p w:rsidR="00000000" w:rsidDel="00000000" w:rsidP="00000000" w:rsidRDefault="00000000" w:rsidRPr="00000000" w14:paraId="000000CE">
      <w:pPr>
        <w:rPr>
          <w:b w:val="1"/>
        </w:rPr>
      </w:pPr>
      <w:r w:rsidDel="00000000" w:rsidR="00000000" w:rsidRPr="00000000">
        <w:rPr>
          <w:b w:val="1"/>
          <w:rtl w:val="0"/>
        </w:rPr>
        <w:t xml:space="preserve">C#</w:t>
      </w:r>
      <w:r w:rsidDel="00000000" w:rsidR="00000000" w:rsidRPr="00000000">
        <w:rPr>
          <w:rtl w:val="0"/>
        </w:rPr>
        <w:t xml:space="preserve"> là một ngôn ngữ lập trình hiện đại, hướng đối tượng, được phát triển bởi Microsoft, thường sử dụng cùng với .NET Framework hoặc .NET Core (phiên bản mã nguồn mở). </w:t>
      </w:r>
      <w:r w:rsidDel="00000000" w:rsidR="00000000" w:rsidRPr="00000000">
        <w:rPr>
          <w:b w:val="1"/>
          <w:rtl w:val="0"/>
        </w:rPr>
        <w:t xml:space="preserve">.NET</w:t>
      </w:r>
      <w:r w:rsidDel="00000000" w:rsidR="00000000" w:rsidRPr="00000000">
        <w:rPr>
          <w:rtl w:val="0"/>
        </w:rPr>
        <w:t xml:space="preserve"> là nền tảng phát triển đa năng của Microsoft, hỗ trợ nhiều ngôn ngữ lập trình và cung cấp một môi trường nhất quán để xây dựng, triển khai và quản lý các ứng dụng trên cả máy chủ và máy khách. C# và .NET thường được sử dụng để phát triển các ứng dụng web, ứng dụng di động, và phần mềm doanh nghiệp với hiệu năng cao và khả năng mở rộng.</w:t>
      </w:r>
      <w:r w:rsidDel="00000000" w:rsidR="00000000" w:rsidRPr="00000000">
        <w:rPr>
          <w:b w:val="1"/>
          <w:rtl w:val="0"/>
        </w:rPr>
        <w:t xml:space="preserve"> </w:t>
      </w:r>
    </w:p>
    <w:p w:rsidR="00000000" w:rsidDel="00000000" w:rsidP="00000000" w:rsidRDefault="00000000" w:rsidRPr="00000000" w14:paraId="000000CF">
      <w:pPr>
        <w:ind w:left="720" w:firstLine="0"/>
        <w:rPr/>
      </w:pPr>
      <w:r w:rsidDel="00000000" w:rsidR="00000000" w:rsidRPr="00000000">
        <w:rPr>
          <w:b w:val="1"/>
          <w:rtl w:val="0"/>
        </w:rPr>
        <w:t xml:space="preserve">Ưu điểm của C# và .NET </w:t>
      </w:r>
      <w:r w:rsidDel="00000000" w:rsidR="00000000" w:rsidRPr="00000000">
        <w:rPr>
          <w:rtl w:val="0"/>
        </w:rPr>
      </w:r>
    </w:p>
    <w:p w:rsidR="00000000" w:rsidDel="00000000" w:rsidP="00000000" w:rsidRDefault="00000000" w:rsidRPr="00000000" w14:paraId="000000D0">
      <w:pPr>
        <w:numPr>
          <w:ilvl w:val="0"/>
          <w:numId w:val="2"/>
        </w:numPr>
        <w:ind w:left="720" w:hanging="360"/>
        <w:rPr/>
      </w:pPr>
      <w:r w:rsidDel="00000000" w:rsidR="00000000" w:rsidRPr="00000000">
        <w:rPr>
          <w:rtl w:val="0"/>
        </w:rPr>
        <w:t xml:space="preserve">Tính đa nền tảng: Với sự ra đời của .NET Core và hiện nay là .NET 5/6/7, các ứng dụng C# có thể chạy trên nhiều nền tảng như Windows, Linux và macOS, giúp giảm chi phí và mở rộng phạm vi sử dụng.</w:t>
      </w:r>
    </w:p>
    <w:p w:rsidR="00000000" w:rsidDel="00000000" w:rsidP="00000000" w:rsidRDefault="00000000" w:rsidRPr="00000000" w14:paraId="000000D1">
      <w:pPr>
        <w:numPr>
          <w:ilvl w:val="0"/>
          <w:numId w:val="2"/>
        </w:numPr>
        <w:ind w:left="720" w:hanging="360"/>
        <w:rPr/>
      </w:pPr>
      <w:r w:rsidDel="00000000" w:rsidR="00000000" w:rsidRPr="00000000">
        <w:rPr>
          <w:rtl w:val="0"/>
        </w:rPr>
        <w:t xml:space="preserve">Hiệu năng cao: .NET được tối ưu hóa để cung cấp hiệu năng cao, đặc biệt trong các ứng dụng web và dịch vụ API. .NET sử dụng công nghệ Just-In-Time (JIT) compilation và hỗ trợ tối ưu hóa bộ nhớ, giúp xử lý tốt các ứng dụng lớn và phức tạp.</w:t>
      </w:r>
    </w:p>
    <w:p w:rsidR="00000000" w:rsidDel="00000000" w:rsidP="00000000" w:rsidRDefault="00000000" w:rsidRPr="00000000" w14:paraId="000000D2">
      <w:pPr>
        <w:numPr>
          <w:ilvl w:val="0"/>
          <w:numId w:val="2"/>
        </w:numPr>
        <w:ind w:left="720" w:hanging="360"/>
        <w:rPr/>
      </w:pPr>
      <w:r w:rsidDel="00000000" w:rsidR="00000000" w:rsidRPr="00000000">
        <w:rPr>
          <w:rtl w:val="0"/>
        </w:rPr>
        <w:t xml:space="preserve">Hỗ trợ mạnh mẽ cho ứng dụng web: Với .NET, các công cụ như ASP.NET Core, MVC, và Web API giúp xây dựng các ứng dụng web hiện đại, nhanh chóng và bảo mật. .NET cũng tích hợp tốt với các công nghệ JavaScript như React và Angular để phát triển các ứng dụng giao diện người dùng phong phú.</w:t>
      </w:r>
    </w:p>
    <w:p w:rsidR="00000000" w:rsidDel="00000000" w:rsidP="00000000" w:rsidRDefault="00000000" w:rsidRPr="00000000" w14:paraId="000000D3">
      <w:pPr>
        <w:numPr>
          <w:ilvl w:val="0"/>
          <w:numId w:val="2"/>
        </w:numPr>
        <w:ind w:left="720" w:hanging="360"/>
        <w:rPr/>
      </w:pPr>
      <w:r w:rsidDel="00000000" w:rsidR="00000000" w:rsidRPr="00000000">
        <w:rPr>
          <w:rtl w:val="0"/>
        </w:rPr>
        <w:t xml:space="preserve">Thư viện phong phú và cộng đồng mạnh mẽ: .NET đi kèm với một thư viện phong phú, cung cấp nhiều công cụ và tiện ích giúp giảm thiểu thời gian phát triển. Ngoài ra, cộng đồng lập trình viên sử dụng .NET rất lớn và sôi động, hỗ trợ giải pháp cho các vấn đề phát sinh.</w:t>
      </w:r>
    </w:p>
    <w:p w:rsidR="00000000" w:rsidDel="00000000" w:rsidP="00000000" w:rsidRDefault="00000000" w:rsidRPr="00000000" w14:paraId="000000D4">
      <w:pPr>
        <w:numPr>
          <w:ilvl w:val="0"/>
          <w:numId w:val="2"/>
        </w:numPr>
        <w:ind w:left="720" w:hanging="360"/>
        <w:rPr/>
      </w:pPr>
      <w:r w:rsidDel="00000000" w:rsidR="00000000" w:rsidRPr="00000000">
        <w:rPr>
          <w:rtl w:val="0"/>
        </w:rPr>
        <w:t xml:space="preserve">Hỗ trợ phát triển ứng dụng doanh nghiệp: C# và .NET rất phổ biến trong các tổ chức lớn nhờ tính bảo mật và tính ổn định cao, cùng với sự hỗ trợ lâu dài từ Microsoft. Các ứng dụng như quản lý quan hệ khách hàng (CRM), quản lý nguồn nhân lực (HRM), và hệ thống tài chính thường được phát triển bằng C# và .NET.</w:t>
      </w:r>
    </w:p>
    <w:p w:rsidR="00000000" w:rsidDel="00000000" w:rsidP="00000000" w:rsidRDefault="00000000" w:rsidRPr="00000000" w14:paraId="000000D5">
      <w:pPr>
        <w:numPr>
          <w:ilvl w:val="0"/>
          <w:numId w:val="2"/>
        </w:numPr>
        <w:ind w:left="720" w:hanging="360"/>
        <w:rPr/>
      </w:pPr>
      <w:r w:rsidDel="00000000" w:rsidR="00000000" w:rsidRPr="00000000">
        <w:rPr>
          <w:rtl w:val="0"/>
        </w:rPr>
        <w:t xml:space="preserve">Khả năng mở rộng và bảo trì tốt: C# là ngôn ngữ hướng đối tượng, dễ hiểu, dễ bảo trì và mở rộng. Điều này rất quan trọng cho các dự án doanh nghiệp dài hạn, khi yêu cầu bảo trì và nâng cấp thường xuyên..</w:t>
      </w:r>
    </w:p>
    <w:p w:rsidR="00000000" w:rsidDel="00000000" w:rsidP="00000000" w:rsidRDefault="00000000" w:rsidRPr="00000000" w14:paraId="000000D6">
      <w:pPr>
        <w:rPr>
          <w:b w:val="1"/>
        </w:rPr>
      </w:pPr>
      <w:r w:rsidDel="00000000" w:rsidR="00000000" w:rsidRPr="00000000">
        <w:rPr>
          <w:b w:val="1"/>
          <w:rtl w:val="0"/>
        </w:rPr>
        <w:t xml:space="preserve">Nhược điểm của C# và .NET</w:t>
      </w:r>
    </w:p>
    <w:p w:rsidR="00000000" w:rsidDel="00000000" w:rsidP="00000000" w:rsidRDefault="00000000" w:rsidRPr="00000000" w14:paraId="000000D7">
      <w:pPr>
        <w:numPr>
          <w:ilvl w:val="0"/>
          <w:numId w:val="34"/>
        </w:numPr>
        <w:ind w:left="720" w:hanging="360"/>
        <w:rPr/>
      </w:pPr>
      <w:r w:rsidDel="00000000" w:rsidR="00000000" w:rsidRPr="00000000">
        <w:rPr>
          <w:rtl w:val="0"/>
        </w:rPr>
        <w:t xml:space="preserve">Phụ thuộc vào Microsoft: Dù .NET Core đã trở thành mã nguồn mở, nhưng hệ sinh thái .NET vẫn phụ thuộc khá lớn vào Microsoft, đặc biệt khi có các thay đổi về chiến lược và công nghệ mới.</w:t>
      </w:r>
    </w:p>
    <w:p w:rsidR="00000000" w:rsidDel="00000000" w:rsidP="00000000" w:rsidRDefault="00000000" w:rsidRPr="00000000" w14:paraId="000000D8">
      <w:pPr>
        <w:numPr>
          <w:ilvl w:val="0"/>
          <w:numId w:val="34"/>
        </w:numPr>
        <w:ind w:left="720" w:hanging="360"/>
        <w:rPr/>
      </w:pPr>
      <w:r w:rsidDel="00000000" w:rsidR="00000000" w:rsidRPr="00000000">
        <w:rPr>
          <w:rtl w:val="0"/>
        </w:rPr>
        <w:t xml:space="preserve">Kích thước runtime lớn: Đối với các ứng dụng nhỏ, runtime của .NET có thể tạo ra các ứng dụng có kích thước lớn hơn so với các ngôn ngữ khác, làm cho việc triển khai có thể trở nên phức tạp và tốn kém tài nguyên.</w:t>
      </w:r>
    </w:p>
    <w:p w:rsidR="00000000" w:rsidDel="00000000" w:rsidP="00000000" w:rsidRDefault="00000000" w:rsidRPr="00000000" w14:paraId="000000D9">
      <w:pPr>
        <w:numPr>
          <w:ilvl w:val="0"/>
          <w:numId w:val="34"/>
        </w:numPr>
        <w:ind w:left="720" w:hanging="360"/>
        <w:rPr/>
      </w:pPr>
      <w:r w:rsidDel="00000000" w:rsidR="00000000" w:rsidRPr="00000000">
        <w:rPr>
          <w:rtl w:val="0"/>
        </w:rPr>
        <w:t xml:space="preserve">Độ phức tạp cao đối với người mới: .NET có rất nhiều công nghệ và thư viện đi kèm, như ASP.NET, WPF, WinForms, và các công cụ quản lý như Entity Framework. Đối với người mới, việc làm quen với hệ sinh thái lớn và phức tạp này có thể mất nhiều thời gian.</w:t>
      </w:r>
    </w:p>
    <w:p w:rsidR="00000000" w:rsidDel="00000000" w:rsidP="00000000" w:rsidRDefault="00000000" w:rsidRPr="00000000" w14:paraId="000000DA">
      <w:pPr>
        <w:numPr>
          <w:ilvl w:val="0"/>
          <w:numId w:val="34"/>
        </w:numPr>
        <w:ind w:left="720" w:hanging="360"/>
        <w:rPr/>
      </w:pPr>
      <w:r w:rsidDel="00000000" w:rsidR="00000000" w:rsidRPr="00000000">
        <w:rPr>
          <w:rtl w:val="0"/>
        </w:rPr>
        <w:t xml:space="preserve">Chi phí cao cho các công cụ phát triển: Dù .NET Core và các công cụ phát triển liên quan đã được cung cấp miễn phí, nhưng việc sử dụng Visual Studio (phiên bản đầy đủ) thường yêu cầu chi phí giấy phép khá cao trong môi trường doanh nghiệp..</w:t>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pStyle w:val="Heading3"/>
        <w:numPr>
          <w:ilvl w:val="2"/>
          <w:numId w:val="28"/>
        </w:numPr>
        <w:ind w:left="720" w:hanging="720"/>
        <w:rPr/>
      </w:pPr>
      <w:bookmarkStart w:colFirst="0" w:colLast="0" w:name="_heading=h.2s8eyo1" w:id="11"/>
      <w:bookmarkEnd w:id="11"/>
      <w:r w:rsidDel="00000000" w:rsidR="00000000" w:rsidRPr="00000000">
        <w:rPr>
          <w:rtl w:val="0"/>
        </w:rPr>
        <w:t xml:space="preserve">MongoDB</w:t>
      </w:r>
    </w:p>
    <w:p w:rsidR="00000000" w:rsidDel="00000000" w:rsidP="00000000" w:rsidRDefault="00000000" w:rsidRPr="00000000" w14:paraId="000000DD">
      <w:pPr>
        <w:rPr/>
      </w:pPr>
      <w:r w:rsidDel="00000000" w:rsidR="00000000" w:rsidRPr="00000000">
        <w:rPr>
          <w:b w:val="1"/>
          <w:rtl w:val="0"/>
        </w:rPr>
        <w:t xml:space="preserve">MongoDB</w:t>
      </w:r>
      <w:r w:rsidDel="00000000" w:rsidR="00000000" w:rsidRPr="00000000">
        <w:rPr>
          <w:rtl w:val="0"/>
        </w:rPr>
        <w:t xml:space="preserve"> là một hệ quản trị cơ sở dữ liệu NoSQL, mã nguồn mở, được thiết kế để lưu trữ dữ liệu theo mô hình tài liệu (document-oriented) và tối ưu cho các ứng dụng đòi hỏi khả năng mở rộng cao, dữ liệu phong phú và đa dạng. MongoDB lưu trữ dữ liệu dưới dạng các tài liệu JSON có cấu trúc linh hoạt, điều này giúp việc thao tác và xử lý dữ liệu linh hoạt hơn so với các cơ sở dữ liệu quan hệ truyền thống.</w:t>
      </w:r>
    </w:p>
    <w:p w:rsidR="00000000" w:rsidDel="00000000" w:rsidP="00000000" w:rsidRDefault="00000000" w:rsidRPr="00000000" w14:paraId="000000DE">
      <w:pPr>
        <w:rPr>
          <w:b w:val="1"/>
        </w:rPr>
      </w:pPr>
      <w:r w:rsidDel="00000000" w:rsidR="00000000" w:rsidRPr="00000000">
        <w:rPr>
          <w:b w:val="1"/>
          <w:rtl w:val="0"/>
        </w:rPr>
        <w:t xml:space="preserve">Ưu điểm của MongoDB</w:t>
      </w:r>
    </w:p>
    <w:p w:rsidR="00000000" w:rsidDel="00000000" w:rsidP="00000000" w:rsidRDefault="00000000" w:rsidRPr="00000000" w14:paraId="000000DF">
      <w:pPr>
        <w:numPr>
          <w:ilvl w:val="0"/>
          <w:numId w:val="35"/>
        </w:numPr>
        <w:ind w:left="720" w:hanging="360"/>
        <w:rPr/>
      </w:pPr>
      <w:r w:rsidDel="00000000" w:rsidR="00000000" w:rsidRPr="00000000">
        <w:rPr>
          <w:rtl w:val="0"/>
        </w:rPr>
        <w:t xml:space="preserve">Linh hoạt về cấu trúc dữ liệu: MongoDB không đòi hỏi một schema cố định như các cơ sở dữ liệu SQL. Điều này giúp dễ dàng thay đổi cấu trúc của tài liệu khi cần, và phù hợp với dữ liệu không có cấu trúc hoặc có cấu trúc phức tạp, cho phép lưu trữ các đối tượng và mảng lồng nhau.</w:t>
      </w:r>
    </w:p>
    <w:p w:rsidR="00000000" w:rsidDel="00000000" w:rsidP="00000000" w:rsidRDefault="00000000" w:rsidRPr="00000000" w14:paraId="000000E0">
      <w:pPr>
        <w:numPr>
          <w:ilvl w:val="0"/>
          <w:numId w:val="35"/>
        </w:numPr>
        <w:ind w:left="720" w:hanging="360"/>
        <w:rPr/>
      </w:pPr>
      <w:r w:rsidDel="00000000" w:rsidR="00000000" w:rsidRPr="00000000">
        <w:rPr>
          <w:rtl w:val="0"/>
        </w:rPr>
        <w:t xml:space="preserve">Hiệu năng cao và mở rộng theo chiều ngang (horizontal scaling): MongoDB hỗ trợ sharding – kỹ thuật chia nhỏ dữ liệu ra nhiều máy chủ để xử lý song song, giúp tăng khả năng xử lý và lưu trữ dữ liệu lớn mà không ảnh hưởng đến hiệu năng.</w:t>
      </w:r>
    </w:p>
    <w:p w:rsidR="00000000" w:rsidDel="00000000" w:rsidP="00000000" w:rsidRDefault="00000000" w:rsidRPr="00000000" w14:paraId="000000E1">
      <w:pPr>
        <w:numPr>
          <w:ilvl w:val="0"/>
          <w:numId w:val="35"/>
        </w:numPr>
        <w:ind w:left="720" w:hanging="360"/>
        <w:rPr/>
      </w:pPr>
      <w:r w:rsidDel="00000000" w:rsidR="00000000" w:rsidRPr="00000000">
        <w:rPr>
          <w:rtl w:val="0"/>
        </w:rPr>
        <w:t xml:space="preserve">Truy vấn và thao tác nhanh: MongoDB cung cấp các phương thức truy vấn đa dạng và hỗ trợ các chỉ mục (indexing) mạnh mẽ, giúp thực hiện các thao tác đọc/ghi nhanh chóng, ngay cả đối với lượng dữ liệu lớn.</w:t>
      </w:r>
    </w:p>
    <w:p w:rsidR="00000000" w:rsidDel="00000000" w:rsidP="00000000" w:rsidRDefault="00000000" w:rsidRPr="00000000" w14:paraId="000000E2">
      <w:pPr>
        <w:numPr>
          <w:ilvl w:val="0"/>
          <w:numId w:val="35"/>
        </w:numPr>
        <w:ind w:left="720" w:hanging="360"/>
        <w:rPr/>
      </w:pPr>
      <w:r w:rsidDel="00000000" w:rsidR="00000000" w:rsidRPr="00000000">
        <w:rPr>
          <w:rtl w:val="0"/>
        </w:rPr>
        <w:t xml:space="preserve">Phù hợp với dữ liệu lớn và phân tán: MongoDB rất thích hợp cho các hệ thống có dữ liệu lớn và yêu cầu khả năng phân phối dữ liệu trên nhiều máy chủ, như các ứng dụng phân tích dữ liệu, ứng dụng thời gian thực hoặc các ứng dụng phân tán đa vùng.</w:t>
      </w:r>
    </w:p>
    <w:p w:rsidR="00000000" w:rsidDel="00000000" w:rsidP="00000000" w:rsidRDefault="00000000" w:rsidRPr="00000000" w14:paraId="000000E3">
      <w:pPr>
        <w:numPr>
          <w:ilvl w:val="0"/>
          <w:numId w:val="35"/>
        </w:numPr>
        <w:ind w:left="720" w:hanging="360"/>
        <w:rPr/>
      </w:pPr>
      <w:r w:rsidDel="00000000" w:rsidR="00000000" w:rsidRPr="00000000">
        <w:rPr>
          <w:rtl w:val="0"/>
        </w:rPr>
        <w:t xml:space="preserve">Khả năng tích hợp linh hoạt: MongoDB có thể tích hợp với nhiều ngôn ngữ lập trình như Node.js, Python, Java, C#... nhờ có các thư viện và API hỗ trợ đa dạng. Điều này làm cho MongoDB trở thành lựa chọn phổ biến cho các dự án với yêu cầu kết hợp nhiều công nghệ.</w:t>
      </w:r>
    </w:p>
    <w:p w:rsidR="00000000" w:rsidDel="00000000" w:rsidP="00000000" w:rsidRDefault="00000000" w:rsidRPr="00000000" w14:paraId="000000E4">
      <w:pPr>
        <w:numPr>
          <w:ilvl w:val="0"/>
          <w:numId w:val="35"/>
        </w:numPr>
        <w:ind w:left="720" w:hanging="360"/>
        <w:rPr/>
      </w:pPr>
      <w:r w:rsidDel="00000000" w:rsidR="00000000" w:rsidRPr="00000000">
        <w:rPr>
          <w:rtl w:val="0"/>
        </w:rPr>
        <w:t xml:space="preserve">Hỗ trợ tốt cho các loại dữ liệu phi cấu trúc: Do MongoDB lưu trữ dữ liệu dưới dạng JSON hoặc BSON, nó rất phù hợp để lưu các loại dữ liệu phi cấu trúc hoặc bán cấu trúc như thông tin người dùng, nội dung tin nhắn, hoặc dữ liệu từ các thiết bị IoT.</w:t>
      </w:r>
    </w:p>
    <w:p w:rsidR="00000000" w:rsidDel="00000000" w:rsidP="00000000" w:rsidRDefault="00000000" w:rsidRPr="00000000" w14:paraId="000000E5">
      <w:pPr>
        <w:rPr>
          <w:b w:val="1"/>
        </w:rPr>
      </w:pPr>
      <w:r w:rsidDel="00000000" w:rsidR="00000000" w:rsidRPr="00000000">
        <w:rPr>
          <w:b w:val="1"/>
          <w:rtl w:val="0"/>
        </w:rPr>
        <w:t xml:space="preserve">Nhược điểm của MongoDB</w:t>
      </w:r>
    </w:p>
    <w:p w:rsidR="00000000" w:rsidDel="00000000" w:rsidP="00000000" w:rsidRDefault="00000000" w:rsidRPr="00000000" w14:paraId="000000E6">
      <w:pPr>
        <w:numPr>
          <w:ilvl w:val="0"/>
          <w:numId w:val="33"/>
        </w:numPr>
        <w:ind w:left="720" w:hanging="360"/>
        <w:rPr/>
      </w:pPr>
      <w:r w:rsidDel="00000000" w:rsidR="00000000" w:rsidRPr="00000000">
        <w:rPr>
          <w:rtl w:val="0"/>
        </w:rPr>
        <w:t xml:space="preserve">Thiếu các tính năng ACID cho giao dịch phức tạp: Dù đã hỗ trợ giao dịch đa tài liệu từ MongoDB 4.0 trở đi, MongoDB vẫn chưa cung cấp khả năng đảm bảo các thuộc tính ACID một cách mạnh mẽ như các cơ sở dữ liệu quan hệ. Điều này có thể gây khó khăn cho các ứng dụng cần xử lý các giao dịch tài chính hoặc dữ liệu nghiêm ngặt về tính nhất quán.</w:t>
      </w:r>
    </w:p>
    <w:p w:rsidR="00000000" w:rsidDel="00000000" w:rsidP="00000000" w:rsidRDefault="00000000" w:rsidRPr="00000000" w14:paraId="000000E7">
      <w:pPr>
        <w:numPr>
          <w:ilvl w:val="0"/>
          <w:numId w:val="33"/>
        </w:numPr>
        <w:ind w:left="720" w:hanging="360"/>
        <w:rPr/>
      </w:pPr>
      <w:r w:rsidDel="00000000" w:rsidR="00000000" w:rsidRPr="00000000">
        <w:rPr>
          <w:rtl w:val="0"/>
        </w:rPr>
        <w:t xml:space="preserve">Không phù hợp cho các ứng dụng có yêu cầu phức tạp về quan hệ: MongoDB lưu trữ dữ liệu dưới dạng tài liệu độc lập, vì vậy các mối quan hệ phức tạp giữa các bảng như trong SQL có thể khó quản lý và tối ưu trong MongoDB. Thông thường, các ứng dụng quan hệ phức tạp sẽ yêu cầu cơ sở dữ liệu quan hệ truyền thống hơn.</w:t>
      </w:r>
    </w:p>
    <w:p w:rsidR="00000000" w:rsidDel="00000000" w:rsidP="00000000" w:rsidRDefault="00000000" w:rsidRPr="00000000" w14:paraId="000000E8">
      <w:pPr>
        <w:numPr>
          <w:ilvl w:val="0"/>
          <w:numId w:val="33"/>
        </w:numPr>
        <w:ind w:left="720" w:hanging="360"/>
        <w:rPr/>
      </w:pPr>
      <w:r w:rsidDel="00000000" w:rsidR="00000000" w:rsidRPr="00000000">
        <w:rPr>
          <w:rtl w:val="0"/>
        </w:rPr>
        <w:t xml:space="preserve">Dung lượng bộ nhớ cao hơn: MongoDB lưu trữ dữ liệu dưới dạng BSON (Binary JSON) và lưu thêm các metadata cho mỗi tài liệu, nên sẽ chiếm dung lượng lưu trữ lớn hơn so với các cơ sở dữ liệu quan hệ truyền thống.</w:t>
      </w:r>
    </w:p>
    <w:p w:rsidR="00000000" w:rsidDel="00000000" w:rsidP="00000000" w:rsidRDefault="00000000" w:rsidRPr="00000000" w14:paraId="000000E9">
      <w:pPr>
        <w:numPr>
          <w:ilvl w:val="0"/>
          <w:numId w:val="33"/>
        </w:numPr>
        <w:ind w:left="720" w:hanging="360"/>
        <w:rPr/>
      </w:pPr>
      <w:r w:rsidDel="00000000" w:rsidR="00000000" w:rsidRPr="00000000">
        <w:rPr>
          <w:rtl w:val="0"/>
        </w:rPr>
        <w:t xml:space="preserve">Đòi hỏi quản lý sharding phức tạp: Đối với các hệ thống lớn, khi sử dụng sharding, việc cấu hình và bảo trì hệ thống có thể trở nên phức tạp, đòi hỏi sự quản lý chi tiết và kinh nghiệm từ người vận hành..</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2"/>
        <w:numPr>
          <w:ilvl w:val="1"/>
          <w:numId w:val="28"/>
        </w:numPr>
        <w:ind w:left="576" w:hanging="576"/>
        <w:rPr/>
      </w:pPr>
      <w:bookmarkStart w:colFirst="0" w:colLast="0" w:name="_heading=h.j03k6av4z978" w:id="12"/>
      <w:bookmarkEnd w:id="12"/>
      <w:r w:rsidDel="00000000" w:rsidR="00000000" w:rsidRPr="00000000">
        <w:rPr>
          <w:rtl w:val="0"/>
        </w:rPr>
        <w:t xml:space="preserve">Kết quả dự kiến</w:t>
      </w:r>
    </w:p>
    <w:p w:rsidR="00000000" w:rsidDel="00000000" w:rsidP="00000000" w:rsidRDefault="00000000" w:rsidRPr="00000000" w14:paraId="000000ED">
      <w:pPr>
        <w:tabs>
          <w:tab w:val="left" w:leader="none" w:pos="2491"/>
        </w:tabs>
        <w:rPr/>
      </w:pPr>
      <w:r w:rsidDel="00000000" w:rsidR="00000000" w:rsidRPr="00000000">
        <w:rPr>
          <w:rtl w:val="0"/>
        </w:rPr>
        <w:t xml:space="preserve">Website gia phả hoạt động ổn định và thân thiện với người dùng: Hoàn thành một website với giao diện trực quan, thân thiện, dễ dàng sử dụng cho mọi đối tượng, bao gồm cả những người không quen thuộc với công nghệ. Website có cấu trúc rõ ràng, giúp người dùng dễ dàng truy cập, tìm kiếm và thao tác với thông tin gia phả.</w:t>
      </w:r>
    </w:p>
    <w:p w:rsidR="00000000" w:rsidDel="00000000" w:rsidP="00000000" w:rsidRDefault="00000000" w:rsidRPr="00000000" w14:paraId="000000EE">
      <w:pPr>
        <w:tabs>
          <w:tab w:val="left" w:leader="none" w:pos="2491"/>
        </w:tabs>
        <w:rPr/>
      </w:pPr>
      <w:r w:rsidDel="00000000" w:rsidR="00000000" w:rsidRPr="00000000">
        <w:rPr>
          <w:rtl w:val="0"/>
        </w:rPr>
        <w:t xml:space="preserve">Hệ thống lưu trữ và quản lý thông tin gia phả đầy đủ và chi tiết: Đảm bảo website lưu trữ toàn bộ thông tin chi tiết về từng thành viên trong dòng họ như tên, năm sinh, mối quan hệ gia đình, hình ảnh và các sự kiện quan trọng. Thông tin được tổ chức theo cây phả hệ, hiển thị rõ ràng các mối quan hệ giữa các thế hệ. </w:t>
      </w:r>
    </w:p>
    <w:p w:rsidR="00000000" w:rsidDel="00000000" w:rsidP="00000000" w:rsidRDefault="00000000" w:rsidRPr="00000000" w14:paraId="000000EF">
      <w:pPr>
        <w:tabs>
          <w:tab w:val="left" w:leader="none" w:pos="2491"/>
        </w:tabs>
        <w:rPr/>
      </w:pPr>
      <w:r w:rsidDel="00000000" w:rsidR="00000000" w:rsidRPr="00000000">
        <w:rPr>
          <w:rtl w:val="0"/>
        </w:rPr>
        <w:t xml:space="preserve">Chức năng cập nhật và chỉnh sửa thông tin dễ dàng: Website cung cấp chức năng cho phép người quản trị dễ dàng cập nhật thông tin, thêm mới hoặc chỉnh sửa thông tin của từng thành viên. Điều này giúp đảm bảo gia phả luôn được cập nhật, phù hợp với những thay đổi trong dòng họ.</w:t>
      </w:r>
    </w:p>
    <w:p w:rsidR="00000000" w:rsidDel="00000000" w:rsidP="00000000" w:rsidRDefault="00000000" w:rsidRPr="00000000" w14:paraId="000000F0">
      <w:pPr>
        <w:tabs>
          <w:tab w:val="left" w:leader="none" w:pos="2491"/>
        </w:tabs>
        <w:rPr/>
      </w:pPr>
      <w:r w:rsidDel="00000000" w:rsidR="00000000" w:rsidRPr="00000000">
        <w:rPr>
          <w:rtl w:val="0"/>
        </w:rPr>
        <w:t xml:space="preserve">Hỗ trợ quản lý và thông báo sự kiện dòng họ: Website bao gồm tính năng thông báo và lên lịch cho các sự kiện chung của gia đình như họp mặt, giỗ tổ, lễ kỷ niệm. Chức năng này giúp các thành viên dễ dàng theo dõi và tham gia các sự kiện, từ đó tăng cường sự gắn kết trong gia đình.</w:t>
      </w:r>
    </w:p>
    <w:p w:rsidR="00000000" w:rsidDel="00000000" w:rsidP="00000000" w:rsidRDefault="00000000" w:rsidRPr="00000000" w14:paraId="000000F1">
      <w:pPr>
        <w:tabs>
          <w:tab w:val="left" w:leader="none" w:pos="2491"/>
        </w:tabs>
        <w:rPr/>
      </w:pPr>
      <w:r w:rsidDel="00000000" w:rsidR="00000000" w:rsidRPr="00000000">
        <w:rPr>
          <w:rtl w:val="0"/>
        </w:rPr>
        <w:t xml:space="preserve">Nâng cao hiểu biết và gắn kết trong dòng họ: Qua website, các thành viên có thể tìm hiểu sâu sắc hơn về cội nguồn và các giá trị văn hóa, lịch sử của dòng họ. Đây là một kết quả quan trọng, góp phần xây dựng niềm tự hào và tăng cường sự đoàn kết giữa các thế hệ.</w:t>
      </w:r>
    </w:p>
    <w:p w:rsidR="00000000" w:rsidDel="00000000" w:rsidP="00000000" w:rsidRDefault="00000000" w:rsidRPr="00000000" w14:paraId="000000F2">
      <w:pPr>
        <w:pStyle w:val="Heading2"/>
        <w:numPr>
          <w:ilvl w:val="1"/>
          <w:numId w:val="28"/>
        </w:numPr>
        <w:ind w:left="576" w:hanging="576"/>
        <w:rPr/>
      </w:pPr>
      <w:bookmarkStart w:colFirst="0" w:colLast="0" w:name="_heading=h.s2u0hc66woeh" w:id="13"/>
      <w:bookmarkEnd w:id="13"/>
      <w:r w:rsidDel="00000000" w:rsidR="00000000" w:rsidRPr="00000000">
        <w:rPr>
          <w:rtl w:val="0"/>
        </w:rPr>
        <w:t xml:space="preserve">Kết luận</w:t>
      </w:r>
    </w:p>
    <w:p w:rsidR="00000000" w:rsidDel="00000000" w:rsidP="00000000" w:rsidRDefault="00000000" w:rsidRPr="00000000" w14:paraId="000000F3">
      <w:pPr>
        <w:tabs>
          <w:tab w:val="left" w:leader="none" w:pos="2491"/>
        </w:tabs>
        <w:rPr/>
      </w:pPr>
      <w:r w:rsidDel="00000000" w:rsidR="00000000" w:rsidRPr="00000000">
        <w:rPr>
          <w:rtl w:val="0"/>
        </w:rPr>
        <w:t xml:space="preserve">Trong chương I, dự án đã trình bày tổng quan về ý tưởng xây dựng website quản lý gia phả họ Ngô, với mục tiêu hỗ trợ người dùng nắm được thông tin dòng họ một cách trực quan. Lý do lựa chọn đề tài xuất phát từ nhu cầu muốn tìm hiểu nguồn gốc của gia đình. Dự án cũng đã nêu rõ các mục tiêu nghiên cứu, nhằm đáp ứng yêu cầu của cả người dùng và quản trị viên, đồng thời giới hạn phạm vi trong các tính năng và kỹ thuật cốt lõi để đảm bảo tính khả thi.</w:t>
      </w:r>
    </w:p>
    <w:p w:rsidR="00000000" w:rsidDel="00000000" w:rsidP="00000000" w:rsidRDefault="00000000" w:rsidRPr="00000000" w14:paraId="000000F4">
      <w:pPr>
        <w:tabs>
          <w:tab w:val="left" w:leader="none" w:pos="2491"/>
        </w:tabs>
        <w:rPr/>
      </w:pPr>
      <w:r w:rsidDel="00000000" w:rsidR="00000000" w:rsidRPr="00000000">
        <w:rPr>
          <w:rtl w:val="0"/>
        </w:rPr>
        <w:t xml:space="preserve">Với những kết quả dự kiến đạt được, dự án hướng tới việc cung cấp một hệ thống hoàn thiện, hiện đại và dễ sử dụng. Chương I đã đặt nền tảng cơ bản, làm tiền đề cho các nội dung chi tiết trong các chương tiếp theo.</w:t>
      </w:r>
    </w:p>
    <w:p w:rsidR="00000000" w:rsidDel="00000000" w:rsidP="00000000" w:rsidRDefault="00000000" w:rsidRPr="00000000" w14:paraId="000000F5">
      <w:pPr>
        <w:tabs>
          <w:tab w:val="left" w:leader="none" w:pos="2491"/>
        </w:tabs>
        <w:rPr/>
      </w:pPr>
      <w:r w:rsidDel="00000000" w:rsidR="00000000" w:rsidRPr="00000000">
        <w:rPr>
          <w:rtl w:val="0"/>
        </w:rPr>
      </w:r>
    </w:p>
    <w:p w:rsidR="00000000" w:rsidDel="00000000" w:rsidP="00000000" w:rsidRDefault="00000000" w:rsidRPr="00000000" w14:paraId="000000F6">
      <w:pPr>
        <w:pStyle w:val="Heading1"/>
        <w:numPr>
          <w:ilvl w:val="0"/>
          <w:numId w:val="28"/>
        </w:numPr>
        <w:ind w:left="432" w:hanging="432"/>
        <w:rPr/>
      </w:pPr>
      <w:bookmarkStart w:colFirst="0" w:colLast="0" w:name="_heading=h.17dp8vu" w:id="14"/>
      <w:bookmarkEnd w:id="14"/>
      <w:r w:rsidDel="00000000" w:rsidR="00000000" w:rsidRPr="00000000">
        <w:rPr>
          <w:rtl w:val="0"/>
        </w:rPr>
        <w:t xml:space="preserve">KHẢO SÁT, PHÂN TÍCH HỆ THỐNG</w:t>
      </w:r>
    </w:p>
    <w:p w:rsidR="00000000" w:rsidDel="00000000" w:rsidP="00000000" w:rsidRDefault="00000000" w:rsidRPr="00000000" w14:paraId="000000F7">
      <w:pPr>
        <w:pStyle w:val="Heading2"/>
        <w:numPr>
          <w:ilvl w:val="1"/>
          <w:numId w:val="28"/>
        </w:numPr>
        <w:ind w:left="576" w:hanging="576"/>
        <w:rPr/>
      </w:pPr>
      <w:bookmarkStart w:colFirst="0" w:colLast="0" w:name="_heading=h.3rdcrjn" w:id="15"/>
      <w:bookmarkEnd w:id="15"/>
      <w:r w:rsidDel="00000000" w:rsidR="00000000" w:rsidRPr="00000000">
        <w:rPr>
          <w:rtl w:val="0"/>
        </w:rPr>
        <w:t xml:space="preserve">Khảo sát hệ thống</w:t>
      </w:r>
    </w:p>
    <w:p w:rsidR="00000000" w:rsidDel="00000000" w:rsidP="00000000" w:rsidRDefault="00000000" w:rsidRPr="00000000" w14:paraId="000000F8">
      <w:pPr>
        <w:rPr/>
      </w:pPr>
      <w:r w:rsidDel="00000000" w:rsidR="00000000" w:rsidRPr="00000000">
        <w:rPr>
          <w:rtl w:val="0"/>
        </w:rPr>
        <w:t xml:space="preserve">Để truy cập và sử dụng các chức năng hệ thống, người dùng cần phải đăng nhập khi có tài khoản (tài khoản được cấp do admin khi đã có thông tin trong gia phả). Để tránh dữ liệu bị thay đổi mất kiểm soát, tài khoản được cấp chỉ có thể xem chi tiết mối quan hệ, chứ không được có hành động như thêm, sửa, xóa, những hành động này do tài khoản admin thực hiện. Trong năm,dòng họ có thể tổ chức sự kiện nào đó. Ngoài ra, cần có mục góp ý để các thành viên trong họ có thể đóng góp trực tiếp cho người phát triển.</w:t>
      </w:r>
    </w:p>
    <w:p w:rsidR="00000000" w:rsidDel="00000000" w:rsidP="00000000" w:rsidRDefault="00000000" w:rsidRPr="00000000" w14:paraId="000000F9">
      <w:pPr>
        <w:pStyle w:val="Heading2"/>
        <w:numPr>
          <w:ilvl w:val="1"/>
          <w:numId w:val="28"/>
        </w:numPr>
        <w:ind w:left="576" w:hanging="576"/>
        <w:rPr/>
      </w:pPr>
      <w:bookmarkStart w:colFirst="0" w:colLast="0" w:name="_heading=h.26in1rg" w:id="16"/>
      <w:bookmarkEnd w:id="16"/>
      <w:r w:rsidDel="00000000" w:rsidR="00000000" w:rsidRPr="00000000">
        <w:rPr>
          <w:rtl w:val="0"/>
        </w:rPr>
        <w:t xml:space="preserve">Yêu cầu chức năng</w:t>
      </w:r>
    </w:p>
    <w:p w:rsidR="00000000" w:rsidDel="00000000" w:rsidP="00000000" w:rsidRDefault="00000000" w:rsidRPr="00000000" w14:paraId="000000FA">
      <w:pPr>
        <w:rPr/>
      </w:pPr>
      <w:r w:rsidDel="00000000" w:rsidR="00000000" w:rsidRPr="00000000">
        <w:rPr>
          <w:rtl w:val="0"/>
        </w:rPr>
        <w:t xml:space="preserve">Từ đoạn mô tả về hệ thống, ta có những chức này như sau:</w:t>
      </w:r>
    </w:p>
    <w:p w:rsidR="00000000" w:rsidDel="00000000" w:rsidP="00000000" w:rsidRDefault="00000000" w:rsidRPr="00000000" w14:paraId="000000F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nhập</w:t>
      </w:r>
    </w:p>
    <w:p w:rsidR="00000000" w:rsidDel="00000000" w:rsidP="00000000" w:rsidRDefault="00000000" w:rsidRPr="00000000" w14:paraId="000000FC">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Góp ý</w:t>
      </w:r>
    </w:p>
    <w:p w:rsidR="00000000" w:rsidDel="00000000" w:rsidP="00000000" w:rsidRDefault="00000000" w:rsidRPr="00000000" w14:paraId="000000FD">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chi tiết mối quan hệ</w:t>
      </w:r>
    </w:p>
    <w:p w:rsidR="00000000" w:rsidDel="00000000" w:rsidP="00000000" w:rsidRDefault="00000000" w:rsidRPr="00000000" w14:paraId="000000FE">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Tìm kiếm người trong gia phả</w:t>
      </w:r>
    </w:p>
    <w:p w:rsidR="00000000" w:rsidDel="00000000" w:rsidP="00000000" w:rsidRDefault="00000000" w:rsidRPr="00000000" w14:paraId="000000FF">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Thêm tiểu sử</w:t>
      </w:r>
    </w:p>
    <w:p w:rsidR="00000000" w:rsidDel="00000000" w:rsidP="00000000" w:rsidRDefault="00000000" w:rsidRPr="00000000" w14:paraId="00000100">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mối quan hệ</w:t>
      </w:r>
    </w:p>
    <w:p w:rsidR="00000000" w:rsidDel="00000000" w:rsidP="00000000" w:rsidRDefault="00000000" w:rsidRPr="00000000" w14:paraId="00000101">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Cấp tài khoản</w:t>
      </w:r>
    </w:p>
    <w:p w:rsidR="00000000" w:rsidDel="00000000" w:rsidP="00000000" w:rsidRDefault="00000000" w:rsidRPr="00000000" w14:paraId="00000102">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tài khoản</w:t>
      </w:r>
    </w:p>
    <w:p w:rsidR="00000000" w:rsidDel="00000000" w:rsidP="00000000" w:rsidRDefault="00000000" w:rsidRPr="00000000" w14:paraId="00000103">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sự kiện</w:t>
      </w:r>
    </w:p>
    <w:p w:rsidR="00000000" w:rsidDel="00000000" w:rsidP="00000000" w:rsidRDefault="00000000" w:rsidRPr="00000000" w14:paraId="00000104">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loại tài khoản</w:t>
      </w:r>
    </w:p>
    <w:p w:rsidR="00000000" w:rsidDel="00000000" w:rsidP="00000000" w:rsidRDefault="00000000" w:rsidRPr="00000000" w14:paraId="00000105">
      <w:pPr>
        <w:pStyle w:val="Heading2"/>
        <w:numPr>
          <w:ilvl w:val="1"/>
          <w:numId w:val="28"/>
        </w:numPr>
        <w:ind w:left="576" w:hanging="576"/>
        <w:rPr/>
      </w:pPr>
      <w:bookmarkStart w:colFirst="0" w:colLast="0" w:name="_heading=h.lnxbz9" w:id="17"/>
      <w:bookmarkEnd w:id="17"/>
      <w:r w:rsidDel="00000000" w:rsidR="00000000" w:rsidRPr="00000000">
        <w:rPr>
          <w:rtl w:val="0"/>
        </w:rPr>
        <w:t xml:space="preserve">Yêu cầu phi chức năng</w:t>
      </w:r>
    </w:p>
    <w:p w:rsidR="00000000" w:rsidDel="00000000" w:rsidP="00000000" w:rsidRDefault="00000000" w:rsidRPr="00000000" w14:paraId="00000106">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thân thiện, dễ hiểu, và trực quan với người dùng. Cung cấp hướng dẫn rõ ràng khi xảy ra lỗi hoặc thực hiện các thao tác phức tạp.</w:t>
      </w:r>
    </w:p>
    <w:p w:rsidR="00000000" w:rsidDel="00000000" w:rsidP="00000000" w:rsidRDefault="00000000" w:rsidRPr="00000000" w14:paraId="00000107">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Mọi thành viên của dòng họ khi được ghi thông tin vào gia phả đều phải có “Họ và tên”, “Ngày tháng năm sinh”, “Năm mất” (ghi theo Âm lịch - nếu đã tạ thế), “Nơi an nghỉ/Nơi an táng”</w:t>
      </w:r>
    </w:p>
    <w:p w:rsidR="00000000" w:rsidDel="00000000" w:rsidP="00000000" w:rsidRDefault="00000000" w:rsidRPr="00000000" w14:paraId="0000010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con trai đã lấy vợ thì ghi họ tên, ngày tháng năm sinh của vợ, quê quán ở đâu và sinh được mấy người con. Tương tự thế, các con của người đó cũng sẽ cần ghi lại đầy đủ thông tin như bố, mẹ.</w:t>
      </w:r>
    </w:p>
    <w:p w:rsidR="00000000" w:rsidDel="00000000" w:rsidP="00000000" w:rsidRDefault="00000000" w:rsidRPr="00000000" w14:paraId="0000010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là con gái của dòng họ thì cũng ghi họ tên, ngày tháng năm sinh, năm mất (nếu đã tạ thế), gả đi lấy chồng là ai, quê quán ở đâu, con cái là những ai, tên là gì là đủ, không ghi chú các đời sau đó nữa.</w:t>
      </w:r>
    </w:p>
    <w:p w:rsidR="00000000" w:rsidDel="00000000" w:rsidP="00000000" w:rsidRDefault="00000000" w:rsidRPr="00000000" w14:paraId="0000010A">
      <w:pPr>
        <w:pStyle w:val="Heading2"/>
        <w:numPr>
          <w:ilvl w:val="1"/>
          <w:numId w:val="28"/>
        </w:numPr>
        <w:ind w:left="576" w:hanging="576"/>
        <w:rPr/>
      </w:pPr>
      <w:bookmarkStart w:colFirst="0" w:colLast="0" w:name="_heading=h.35nkun2" w:id="18"/>
      <w:bookmarkEnd w:id="18"/>
      <w:r w:rsidDel="00000000" w:rsidR="00000000" w:rsidRPr="00000000">
        <w:rPr>
          <w:rtl w:val="0"/>
        </w:rPr>
        <w:t xml:space="preserve">Phân tích hệ thống</w:t>
      </w:r>
    </w:p>
    <w:p w:rsidR="00000000" w:rsidDel="00000000" w:rsidP="00000000" w:rsidRDefault="00000000" w:rsidRPr="00000000" w14:paraId="0000010B">
      <w:pPr>
        <w:pStyle w:val="Heading3"/>
        <w:numPr>
          <w:ilvl w:val="2"/>
          <w:numId w:val="28"/>
        </w:numPr>
        <w:ind w:left="720" w:hanging="720"/>
        <w:rPr/>
      </w:pPr>
      <w:bookmarkStart w:colFirst="0" w:colLast="0" w:name="_heading=h.1ksv4uv" w:id="19"/>
      <w:bookmarkEnd w:id="19"/>
      <w:r w:rsidDel="00000000" w:rsidR="00000000" w:rsidRPr="00000000">
        <w:rPr>
          <w:rtl w:val="0"/>
        </w:rPr>
        <w:t xml:space="preserve">Biểu đồ use case</w:t>
      </w:r>
    </w:p>
    <w:p w:rsidR="00000000" w:rsidDel="00000000" w:rsidP="00000000" w:rsidRDefault="00000000" w:rsidRPr="00000000" w14:paraId="0000010C">
      <w:pPr>
        <w:keepNext w:val="1"/>
        <w:ind w:left="0" w:firstLine="0"/>
        <w:jc w:val="center"/>
        <w:rPr/>
      </w:pPr>
      <w:r w:rsidDel="00000000" w:rsidR="00000000" w:rsidRPr="00000000">
        <w:rPr/>
        <w:drawing>
          <wp:inline distB="0" distT="0" distL="0" distR="0">
            <wp:extent cx="5734050" cy="5257800"/>
            <wp:effectExtent b="0" l="0" r="0" t="0"/>
            <wp:docPr id="2121961395" name="image43.png"/>
            <a:graphic>
              <a:graphicData uri="http://schemas.openxmlformats.org/drawingml/2006/picture">
                <pic:pic>
                  <pic:nvPicPr>
                    <pic:cNvPr id="0" name="image43.png"/>
                    <pic:cNvPicPr preferRelativeResize="0"/>
                  </pic:nvPicPr>
                  <pic:blipFill>
                    <a:blip r:embed="rId10"/>
                    <a:srcRect b="0" l="0" r="0" t="0"/>
                    <a:stretch>
                      <a:fillRect/>
                    </a:stretch>
                  </pic:blipFill>
                  <pic:spPr>
                    <a:xfrm>
                      <a:off x="0" y="0"/>
                      <a:ext cx="573405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4sinio" w:id="20"/>
      <w:bookmarkEnd w: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 Biểu đồ use case tổng quát</w:t>
      </w:r>
    </w:p>
    <w:p w:rsidR="00000000" w:rsidDel="00000000" w:rsidP="00000000" w:rsidRDefault="00000000" w:rsidRPr="00000000" w14:paraId="0000010E">
      <w:pPr>
        <w:pStyle w:val="Heading3"/>
        <w:numPr>
          <w:ilvl w:val="2"/>
          <w:numId w:val="28"/>
        </w:numPr>
        <w:ind w:left="720" w:hanging="720"/>
        <w:rPr/>
      </w:pPr>
      <w:bookmarkStart w:colFirst="0" w:colLast="0" w:name="_heading=h.2jxsxqh" w:id="21"/>
      <w:bookmarkEnd w:id="21"/>
      <w:r w:rsidDel="00000000" w:rsidR="00000000" w:rsidRPr="00000000">
        <w:rPr>
          <w:rtl w:val="0"/>
        </w:rPr>
        <w:t xml:space="preserve">Đặc tả use case</w:t>
      </w:r>
    </w:p>
    <w:p w:rsidR="00000000" w:rsidDel="00000000" w:rsidP="00000000" w:rsidRDefault="00000000" w:rsidRPr="00000000" w14:paraId="0000010F">
      <w:pPr>
        <w:pStyle w:val="Heading4"/>
        <w:numPr>
          <w:ilvl w:val="3"/>
          <w:numId w:val="28"/>
        </w:numPr>
        <w:ind w:left="864" w:hanging="864"/>
        <w:rPr/>
      </w:pPr>
      <w:r w:rsidDel="00000000" w:rsidR="00000000" w:rsidRPr="00000000">
        <w:rPr>
          <w:rtl w:val="0"/>
        </w:rPr>
        <w:t xml:space="preserve">Đặc tả use case đăng nhập</w:t>
      </w:r>
    </w:p>
    <w:tbl>
      <w:tblPr>
        <w:tblStyle w:val="Table2"/>
        <w:tblW w:w="9010.0" w:type="dxa"/>
        <w:jc w:val="left"/>
        <w:tblLayout w:type="fixed"/>
        <w:tblLook w:val="0400"/>
      </w:tblPr>
      <w:tblGrid>
        <w:gridCol w:w="1811"/>
        <w:gridCol w:w="7199"/>
        <w:tblGridChange w:id="0">
          <w:tblGrid>
            <w:gridCol w:w="1811"/>
            <w:gridCol w:w="719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ind w:left="0" w:firstLine="0"/>
              <w:rPr/>
            </w:pPr>
            <w:r w:rsidDel="00000000" w:rsidR="00000000" w:rsidRPr="00000000">
              <w:rPr>
                <w:rtl w:val="0"/>
              </w:rPr>
              <w:t xml:space="preserve">Tên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ind w:left="0" w:firstLine="0"/>
              <w:rPr/>
            </w:pPr>
            <w:r w:rsidDel="00000000" w:rsidR="00000000" w:rsidRPr="00000000">
              <w:rPr>
                <w:rtl w:val="0"/>
              </w:rPr>
              <w:t xml:space="preserve">Đăng nhập</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ind w:left="0" w:firstLine="0"/>
              <w:rPr/>
            </w:pPr>
            <w:r w:rsidDel="00000000" w:rsidR="00000000" w:rsidRPr="00000000">
              <w:rPr>
                <w:rtl w:val="0"/>
              </w:rPr>
              <w:t xml:space="preserve">Mô tả</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ind w:left="0" w:firstLine="0"/>
              <w:rPr/>
            </w:pPr>
            <w:r w:rsidDel="00000000" w:rsidR="00000000" w:rsidRPr="00000000">
              <w:rPr>
                <w:rtl w:val="0"/>
              </w:rPr>
              <w:t xml:space="preserve">Use case cho phép người dùng đăng nhập hệ thống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ind w:left="0" w:firstLine="0"/>
              <w:rPr/>
            </w:pPr>
            <w:r w:rsidDel="00000000" w:rsidR="00000000" w:rsidRPr="00000000">
              <w:rPr>
                <w:rtl w:val="0"/>
              </w:rPr>
              <w:t xml:space="preserve">Luồng sự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ind w:left="0" w:firstLine="0"/>
              <w:rPr/>
            </w:pPr>
            <w:r w:rsidDel="00000000" w:rsidR="00000000" w:rsidRPr="00000000">
              <w:rPr>
                <w:rtl w:val="0"/>
              </w:rPr>
              <w:t xml:space="preserve">Luồng cơ bản: </w:t>
            </w:r>
          </w:p>
          <w:p w:rsidR="00000000" w:rsidDel="00000000" w:rsidP="00000000" w:rsidRDefault="00000000" w:rsidRPr="00000000" w14:paraId="0000011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truy cập vào trang chủ hoặc di chuyển đến vùng có form đăng nhập hoặc bấm vào nút đăng nhập trên thanh menu</w:t>
            </w:r>
          </w:p>
          <w:p w:rsidR="00000000" w:rsidDel="00000000" w:rsidP="00000000" w:rsidRDefault="00000000" w:rsidRPr="00000000" w14:paraId="0000011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điền đầy đủ thông tin đăng nhập: tài khoản và mật khẩu và chọn nút “đăng nhập”</w:t>
            </w:r>
          </w:p>
          <w:p w:rsidR="00000000" w:rsidDel="00000000" w:rsidP="00000000" w:rsidRDefault="00000000" w:rsidRPr="00000000" w14:paraId="0000011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dữ liệu nhập vào </w:t>
            </w:r>
          </w:p>
          <w:p w:rsidR="00000000" w:rsidDel="00000000" w:rsidP="00000000" w:rsidRDefault="00000000" w:rsidRPr="00000000" w14:paraId="0000011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hợp lệ, hệ thống chuyển hướng đến trang gia phả. Use case kết thúc.</w:t>
            </w:r>
          </w:p>
          <w:p w:rsidR="00000000" w:rsidDel="00000000" w:rsidP="00000000" w:rsidRDefault="00000000" w:rsidRPr="00000000" w14:paraId="0000011A">
            <w:pPr>
              <w:spacing w:before="120" w:lineRule="auto"/>
              <w:ind w:left="0" w:firstLine="0"/>
              <w:rPr/>
            </w:pPr>
            <w:r w:rsidDel="00000000" w:rsidR="00000000" w:rsidRPr="00000000">
              <w:rPr>
                <w:rtl w:val="0"/>
              </w:rPr>
              <w:t xml:space="preserve">Luồng rẽ nhánh:</w:t>
            </w:r>
          </w:p>
          <w:p w:rsidR="00000000" w:rsidDel="00000000" w:rsidP="00000000" w:rsidRDefault="00000000" w:rsidRPr="00000000" w14:paraId="0000011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bước 3 luồng cơ bản: Hệ thống kiêm tra dữ liệu không hợp lệ sẽ thông báo lỗi. Use case kết thúc.</w:t>
            </w:r>
          </w:p>
          <w:p w:rsidR="00000000" w:rsidDel="00000000" w:rsidP="00000000" w:rsidRDefault="00000000" w:rsidRPr="00000000" w14:paraId="0000011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bất kỳ bước nào trong luồng cơ bản, nếu không kết nối được với cơ sở dữ liệu thì hệ thống sẽ hiển thị một thông báo lỗi và use case kết thúc.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ind w:left="0" w:firstLine="0"/>
              <w:rPr/>
            </w:pPr>
            <w:r w:rsidDel="00000000" w:rsidR="00000000" w:rsidRPr="00000000">
              <w:rPr>
                <w:rtl w:val="0"/>
              </w:rPr>
              <w:t xml:space="preserve">Tiền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ind w:left="0" w:firstLine="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ind w:left="0" w:firstLine="0"/>
              <w:rPr/>
            </w:pPr>
            <w:r w:rsidDel="00000000" w:rsidR="00000000" w:rsidRPr="00000000">
              <w:rPr>
                <w:rtl w:val="0"/>
              </w:rPr>
              <w:t xml:space="preserve">Hậu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keepNext w:val="1"/>
              <w:rPr/>
            </w:pPr>
            <w:r w:rsidDel="00000000" w:rsidR="00000000" w:rsidRPr="00000000">
              <w:rPr>
                <w:rtl w:val="0"/>
              </w:rPr>
            </w:r>
          </w:p>
        </w:tc>
      </w:tr>
    </w:tbl>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z337ya" w:id="22"/>
      <w:bookmarkEnd w:id="2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 Đặc tả use case đăng nhập</w:t>
      </w:r>
    </w:p>
    <w:p w:rsidR="00000000" w:rsidDel="00000000" w:rsidP="00000000" w:rsidRDefault="00000000" w:rsidRPr="00000000" w14:paraId="00000122">
      <w:pPr>
        <w:keepNext w:val="1"/>
        <w:ind w:left="0" w:firstLine="0"/>
        <w:rPr/>
      </w:pPr>
      <w:r w:rsidDel="00000000" w:rsidR="00000000" w:rsidRPr="00000000">
        <w:rPr/>
        <w:drawing>
          <wp:inline distB="0" distT="0" distL="0" distR="0">
            <wp:extent cx="5837175" cy="2362154"/>
            <wp:effectExtent b="0" l="0" r="0" t="0"/>
            <wp:docPr id="2121961397" name="image63.png"/>
            <a:graphic>
              <a:graphicData uri="http://schemas.openxmlformats.org/drawingml/2006/picture">
                <pic:pic>
                  <pic:nvPicPr>
                    <pic:cNvPr id="0" name="image63.png"/>
                    <pic:cNvPicPr preferRelativeResize="0"/>
                  </pic:nvPicPr>
                  <pic:blipFill>
                    <a:blip r:embed="rId11"/>
                    <a:srcRect b="0" l="0" r="0" t="0"/>
                    <a:stretch>
                      <a:fillRect/>
                    </a:stretch>
                  </pic:blipFill>
                  <pic:spPr>
                    <a:xfrm>
                      <a:off x="0" y="0"/>
                      <a:ext cx="5837175" cy="2362154"/>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2qqm3" w:id="23"/>
      <w:bookmarkEnd w:id="2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  Biểu đồ phân ra use case đăng nhập</w:t>
      </w:r>
    </w:p>
    <w:p w:rsidR="00000000" w:rsidDel="00000000" w:rsidP="00000000" w:rsidRDefault="00000000" w:rsidRPr="00000000" w14:paraId="00000124">
      <w:pPr>
        <w:keepNext w:val="1"/>
        <w:ind w:left="0" w:firstLine="0"/>
        <w:rPr/>
      </w:pPr>
      <w:r w:rsidDel="00000000" w:rsidR="00000000" w:rsidRPr="00000000">
        <w:rPr>
          <w:rtl w:val="0"/>
        </w:rPr>
      </w:r>
    </w:p>
    <w:p w:rsidR="00000000" w:rsidDel="00000000" w:rsidP="00000000" w:rsidRDefault="00000000" w:rsidRPr="00000000" w14:paraId="00000125">
      <w:pPr>
        <w:pStyle w:val="Heading4"/>
        <w:numPr>
          <w:ilvl w:val="3"/>
          <w:numId w:val="28"/>
        </w:numPr>
        <w:ind w:left="864" w:hanging="864"/>
        <w:rPr/>
      </w:pPr>
      <w:r w:rsidDel="00000000" w:rsidR="00000000" w:rsidRPr="00000000">
        <w:rPr>
          <w:rtl w:val="0"/>
        </w:rPr>
        <w:t xml:space="preserve">Đặc tả use case góp ý</w:t>
      </w:r>
    </w:p>
    <w:tbl>
      <w:tblPr>
        <w:tblStyle w:val="Table3"/>
        <w:tblW w:w="9010.0" w:type="dxa"/>
        <w:jc w:val="left"/>
        <w:tblLayout w:type="fixed"/>
        <w:tblLook w:val="0400"/>
      </w:tblPr>
      <w:tblGrid>
        <w:gridCol w:w="1811"/>
        <w:gridCol w:w="7199"/>
        <w:tblGridChange w:id="0">
          <w:tblGrid>
            <w:gridCol w:w="1811"/>
            <w:gridCol w:w="719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6">
            <w:pPr>
              <w:ind w:left="0" w:firstLine="0"/>
              <w:rPr/>
            </w:pPr>
            <w:r w:rsidDel="00000000" w:rsidR="00000000" w:rsidRPr="00000000">
              <w:rPr>
                <w:rtl w:val="0"/>
              </w:rPr>
              <w:t xml:space="preserve">Tên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7">
            <w:pPr>
              <w:ind w:left="0" w:firstLine="0"/>
              <w:rPr/>
            </w:pPr>
            <w:r w:rsidDel="00000000" w:rsidR="00000000" w:rsidRPr="00000000">
              <w:rPr>
                <w:rtl w:val="0"/>
              </w:rPr>
              <w:t xml:space="preserve">Góp ý</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8">
            <w:pPr>
              <w:ind w:left="0" w:firstLine="0"/>
              <w:rPr/>
            </w:pPr>
            <w:r w:rsidDel="00000000" w:rsidR="00000000" w:rsidRPr="00000000">
              <w:rPr>
                <w:rtl w:val="0"/>
              </w:rPr>
              <w:t xml:space="preserve">Mô tả</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9">
            <w:pPr>
              <w:ind w:left="0" w:firstLine="0"/>
              <w:rPr/>
            </w:pPr>
            <w:r w:rsidDel="00000000" w:rsidR="00000000" w:rsidRPr="00000000">
              <w:rPr>
                <w:rtl w:val="0"/>
              </w:rPr>
              <w:t xml:space="preserve">Use case cho phép người dùng có thể đóng góp ý kiến để trang web cải thiện hơn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A">
            <w:pPr>
              <w:ind w:left="0" w:firstLine="0"/>
              <w:rPr/>
            </w:pPr>
            <w:r w:rsidDel="00000000" w:rsidR="00000000" w:rsidRPr="00000000">
              <w:rPr>
                <w:rtl w:val="0"/>
              </w:rPr>
              <w:t xml:space="preserve">Luồng sự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B">
            <w:pPr>
              <w:ind w:left="0" w:firstLine="0"/>
              <w:rPr/>
            </w:pPr>
            <w:r w:rsidDel="00000000" w:rsidR="00000000" w:rsidRPr="00000000">
              <w:rPr>
                <w:rtl w:val="0"/>
              </w:rPr>
              <w:t xml:space="preserve">Luồng cơ bản: </w:t>
            </w:r>
          </w:p>
          <w:p w:rsidR="00000000" w:rsidDel="00000000" w:rsidP="00000000" w:rsidRDefault="00000000" w:rsidRPr="00000000" w14:paraId="0000012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truy cập vào trang chủ và kích chuột vào menu “Góp ý” hoặc di chuyển xuống vùng góp ý</w:t>
            </w:r>
          </w:p>
          <w:p w:rsidR="00000000" w:rsidDel="00000000" w:rsidP="00000000" w:rsidRDefault="00000000" w:rsidRPr="00000000" w14:paraId="0000012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điền đầy đủ thông tin góp ý: email, số điện thoại, họ và tên, nội dung góp ý và chọn nút “Góp ý”</w:t>
            </w:r>
          </w:p>
          <w:p w:rsidR="00000000" w:rsidDel="00000000" w:rsidP="00000000" w:rsidRDefault="00000000" w:rsidRPr="00000000" w14:paraId="0000012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dữ liệu nhập vào </w:t>
            </w:r>
          </w:p>
          <w:p w:rsidR="00000000" w:rsidDel="00000000" w:rsidP="00000000" w:rsidRDefault="00000000" w:rsidRPr="00000000" w14:paraId="0000012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ghi nhận thông tin và thông báo cảm ơn</w:t>
            </w:r>
          </w:p>
          <w:p w:rsidR="00000000" w:rsidDel="00000000" w:rsidP="00000000" w:rsidRDefault="00000000" w:rsidRPr="00000000" w14:paraId="0000013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kết thúc.</w:t>
            </w:r>
          </w:p>
          <w:p w:rsidR="00000000" w:rsidDel="00000000" w:rsidP="00000000" w:rsidRDefault="00000000" w:rsidRPr="00000000" w14:paraId="00000131">
            <w:pPr>
              <w:spacing w:before="120" w:lineRule="auto"/>
              <w:ind w:left="0" w:firstLine="0"/>
              <w:rPr/>
            </w:pPr>
            <w:r w:rsidDel="00000000" w:rsidR="00000000" w:rsidRPr="00000000">
              <w:rPr>
                <w:rtl w:val="0"/>
              </w:rPr>
              <w:t xml:space="preserve">Luồng rẽ nhánh:</w:t>
            </w:r>
          </w:p>
          <w:p w:rsidR="00000000" w:rsidDel="00000000" w:rsidP="00000000" w:rsidRDefault="00000000" w:rsidRPr="00000000" w14:paraId="00000132">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bước 4 ở luồng cơ bản: Nếu người dùng nhập sai định dạng các trường. Hệ thống thông báo lỗi định dạng ở dưới ô nhập dữ liệu.</w:t>
            </w:r>
          </w:p>
          <w:p w:rsidR="00000000" w:rsidDel="00000000" w:rsidP="00000000" w:rsidRDefault="00000000" w:rsidRPr="00000000" w14:paraId="00000133">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bất kỳ bước nào trong luồng cơ bản, nếu không kết nối được với cơ sở dữ liệu thì hệ thống sẽ hiển thị một thông báo lỗi và use case kết thúc.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4">
            <w:pPr>
              <w:ind w:left="0" w:firstLine="0"/>
              <w:rPr/>
            </w:pPr>
            <w:r w:rsidDel="00000000" w:rsidR="00000000" w:rsidRPr="00000000">
              <w:rPr>
                <w:rtl w:val="0"/>
              </w:rPr>
              <w:t xml:space="preserve">Tiền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5">
            <w:pPr>
              <w:numPr>
                <w:ilvl w:val="0"/>
                <w:numId w:val="3"/>
              </w:numPr>
              <w:ind w:left="720" w:hanging="360"/>
              <w:rPr/>
            </w:pPr>
            <w:r w:rsidDel="00000000" w:rsidR="00000000" w:rsidRPr="00000000">
              <w:rPr>
                <w:rtl w:val="0"/>
              </w:rPr>
              <w:t xml:space="preserve">Người dùng đã truy cập vào trang chủ.</w:t>
            </w:r>
          </w:p>
          <w:p w:rsidR="00000000" w:rsidDel="00000000" w:rsidP="00000000" w:rsidRDefault="00000000" w:rsidRPr="00000000" w14:paraId="00000136">
            <w:pPr>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7">
            <w:pPr>
              <w:ind w:left="0" w:firstLine="0"/>
              <w:rPr/>
            </w:pPr>
            <w:r w:rsidDel="00000000" w:rsidR="00000000" w:rsidRPr="00000000">
              <w:rPr>
                <w:rtl w:val="0"/>
              </w:rPr>
              <w:t xml:space="preserve">Hậu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8">
            <w:pPr>
              <w:keepNext w:val="1"/>
              <w:ind w:left="0" w:firstLine="0"/>
              <w:rPr/>
            </w:pPr>
            <w:r w:rsidDel="00000000" w:rsidR="00000000" w:rsidRPr="00000000">
              <w:rPr>
                <w:rtl w:val="0"/>
              </w:rPr>
            </w:r>
          </w:p>
        </w:tc>
      </w:tr>
    </w:tbl>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y810tw" w:id="24"/>
      <w:bookmarkEnd w:id="2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2: Đặc tả use case góp ý</w:t>
      </w:r>
    </w:p>
    <w:p w:rsidR="00000000" w:rsidDel="00000000" w:rsidP="00000000" w:rsidRDefault="00000000" w:rsidRPr="00000000" w14:paraId="0000013A">
      <w:pPr>
        <w:keepNext w:val="1"/>
        <w:ind w:left="0" w:firstLine="0"/>
        <w:rPr/>
      </w:pPr>
      <w:r w:rsidDel="00000000" w:rsidR="00000000" w:rsidRPr="00000000">
        <w:rPr/>
        <w:drawing>
          <wp:inline distB="0" distT="0" distL="0" distR="0">
            <wp:extent cx="5835650" cy="3359785"/>
            <wp:effectExtent b="0" l="0" r="0" t="0"/>
            <wp:docPr id="2121961396"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835650" cy="335978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i7ojhp" w:id="25"/>
      <w:bookmarkEnd w:id="2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 Biểu đồ phân ra use case góp ý</w:t>
      </w:r>
    </w:p>
    <w:p w:rsidR="00000000" w:rsidDel="00000000" w:rsidP="00000000" w:rsidRDefault="00000000" w:rsidRPr="00000000" w14:paraId="0000013C">
      <w:pPr>
        <w:pStyle w:val="Heading4"/>
        <w:numPr>
          <w:ilvl w:val="3"/>
          <w:numId w:val="28"/>
        </w:numPr>
        <w:ind w:left="864" w:hanging="864"/>
        <w:rPr/>
      </w:pPr>
      <w:r w:rsidDel="00000000" w:rsidR="00000000" w:rsidRPr="00000000">
        <w:rPr>
          <w:rtl w:val="0"/>
        </w:rPr>
        <w:t xml:space="preserve">Đặc tả use case thêm tiểu sử</w:t>
      </w:r>
    </w:p>
    <w:tbl>
      <w:tblPr>
        <w:tblStyle w:val="Table4"/>
        <w:tblW w:w="9010.0" w:type="dxa"/>
        <w:jc w:val="left"/>
        <w:tblLayout w:type="fixed"/>
        <w:tblLook w:val="0400"/>
      </w:tblPr>
      <w:tblGrid>
        <w:gridCol w:w="1811"/>
        <w:gridCol w:w="7199"/>
        <w:tblGridChange w:id="0">
          <w:tblGrid>
            <w:gridCol w:w="1811"/>
            <w:gridCol w:w="719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D">
            <w:pPr>
              <w:ind w:left="0" w:firstLine="0"/>
              <w:rPr/>
            </w:pPr>
            <w:r w:rsidDel="00000000" w:rsidR="00000000" w:rsidRPr="00000000">
              <w:rPr>
                <w:rtl w:val="0"/>
              </w:rPr>
              <w:t xml:space="preserve">Tên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E">
            <w:pPr>
              <w:ind w:left="0" w:firstLine="0"/>
              <w:rPr/>
            </w:pPr>
            <w:r w:rsidDel="00000000" w:rsidR="00000000" w:rsidRPr="00000000">
              <w:rPr>
                <w:rtl w:val="0"/>
              </w:rPr>
              <w:t xml:space="preserve">Thêm tiểu sử</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3F">
            <w:pPr>
              <w:ind w:left="0" w:firstLine="0"/>
              <w:rPr/>
            </w:pPr>
            <w:r w:rsidDel="00000000" w:rsidR="00000000" w:rsidRPr="00000000">
              <w:rPr>
                <w:rtl w:val="0"/>
              </w:rPr>
              <w:t xml:space="preserve">Mô tả</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0">
            <w:pPr>
              <w:ind w:left="0" w:firstLine="0"/>
              <w:rPr/>
            </w:pPr>
            <w:r w:rsidDel="00000000" w:rsidR="00000000" w:rsidRPr="00000000">
              <w:rPr>
                <w:rtl w:val="0"/>
              </w:rPr>
              <w:t xml:space="preserve">Use case cho phép người dùng bổ sung hoặc cập nhật tiểu sử của thành viên trong gia phả</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1">
            <w:pPr>
              <w:ind w:left="0" w:firstLine="0"/>
              <w:rPr/>
            </w:pPr>
            <w:r w:rsidDel="00000000" w:rsidR="00000000" w:rsidRPr="00000000">
              <w:rPr>
                <w:rtl w:val="0"/>
              </w:rPr>
              <w:t xml:space="preserve">Luồng sự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2">
            <w:pPr>
              <w:ind w:left="0" w:firstLine="0"/>
              <w:rPr/>
            </w:pPr>
            <w:r w:rsidDel="00000000" w:rsidR="00000000" w:rsidRPr="00000000">
              <w:rPr>
                <w:rtl w:val="0"/>
              </w:rPr>
              <w:t xml:space="preserve">Luồng cơ bản: </w:t>
            </w:r>
          </w:p>
          <w:p w:rsidR="00000000" w:rsidDel="00000000" w:rsidP="00000000" w:rsidRDefault="00000000" w:rsidRPr="00000000" w14:paraId="0000014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truy cập trang gia phả.</w:t>
            </w:r>
          </w:p>
          <w:p w:rsidR="00000000" w:rsidDel="00000000" w:rsidP="00000000" w:rsidRDefault="00000000" w:rsidRPr="00000000" w14:paraId="0000014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kích vào biểu tượng thêm tiểu sử.</w:t>
            </w:r>
          </w:p>
          <w:p w:rsidR="00000000" w:rsidDel="00000000" w:rsidP="00000000" w:rsidRDefault="00000000" w:rsidRPr="00000000" w14:paraId="0000014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có thể thêm (nếu chưa có thông tin), sửa tiểu sử của 1 thành viên trong gia phả.</w:t>
            </w:r>
          </w:p>
          <w:p w:rsidR="00000000" w:rsidDel="00000000" w:rsidP="00000000" w:rsidRDefault="00000000" w:rsidRPr="00000000" w14:paraId="0000014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có thể sửa thông tin cá nhân của đối tượng đang thêm tiểu sử và bấm nút “Lưu”.</w:t>
            </w:r>
          </w:p>
          <w:p w:rsidR="00000000" w:rsidDel="00000000" w:rsidP="00000000" w:rsidRDefault="00000000" w:rsidRPr="00000000" w14:paraId="0000014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thông tin người dùng nhập và xử lý.  </w:t>
            </w:r>
          </w:p>
          <w:p w:rsidR="00000000" w:rsidDel="00000000" w:rsidP="00000000" w:rsidRDefault="00000000" w:rsidRPr="00000000" w14:paraId="0000014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40"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hiển thị thông báo thay đổi thành công.</w:t>
            </w:r>
          </w:p>
          <w:p w:rsidR="00000000" w:rsidDel="00000000" w:rsidP="00000000" w:rsidRDefault="00000000" w:rsidRPr="00000000" w14:paraId="0000014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40"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case kết thúc</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Luồng rẽ nhánh:</w:t>
            </w:r>
          </w:p>
          <w:p w:rsidR="00000000" w:rsidDel="00000000" w:rsidP="00000000" w:rsidRDefault="00000000" w:rsidRPr="00000000" w14:paraId="0000014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36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bước 5 ở luồng cơ bản: Nếu thông tin không hợp lệ, hệ thống thông báo lỗi và yêu cầu nhập lại hoặc kích nút “Thoát” để kết thúc</w:t>
            </w:r>
          </w:p>
          <w:p w:rsidR="00000000" w:rsidDel="00000000" w:rsidP="00000000" w:rsidRDefault="00000000" w:rsidRPr="00000000" w14:paraId="0000014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bất kỳ bước nào trong luồng cơ bản, nếu không kết nối được với cơ sở dữ liệu thì hệ thống sẽ hiển thị một thông báo lỗi và use case kết thúc.</w:t>
            </w:r>
          </w:p>
          <w:p w:rsidR="00000000" w:rsidDel="00000000" w:rsidP="00000000" w:rsidRDefault="00000000" w:rsidRPr="00000000" w14:paraId="0000014D">
            <w:pPr>
              <w:ind w:left="720" w:firstLine="0"/>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E">
            <w:pPr>
              <w:ind w:left="0" w:firstLine="0"/>
              <w:jc w:val="left"/>
              <w:rPr/>
            </w:pPr>
            <w:r w:rsidDel="00000000" w:rsidR="00000000" w:rsidRPr="00000000">
              <w:rPr>
                <w:rtl w:val="0"/>
              </w:rPr>
              <w:t xml:space="preserve">Các yêu cầu đặc biệt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4F">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chỉ được thêm tiểu sử của chính mình.</w:t>
            </w:r>
          </w:p>
          <w:p w:rsidR="00000000" w:rsidDel="00000000" w:rsidP="00000000" w:rsidRDefault="00000000" w:rsidRPr="00000000" w14:paraId="0000015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14" w:right="0" w:hanging="357"/>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có thể thêm được cho tất cả thành viên trong gia phả</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1">
            <w:pPr>
              <w:ind w:left="0" w:firstLine="0"/>
              <w:rPr/>
            </w:pPr>
            <w:r w:rsidDel="00000000" w:rsidR="00000000" w:rsidRPr="00000000">
              <w:rPr>
                <w:rtl w:val="0"/>
              </w:rPr>
              <w:t xml:space="preserve">Tiền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2">
            <w:pPr>
              <w:numPr>
                <w:ilvl w:val="0"/>
                <w:numId w:val="3"/>
              </w:numPr>
              <w:ind w:left="720" w:hanging="360"/>
              <w:rPr/>
            </w:pPr>
            <w:r w:rsidDel="00000000" w:rsidR="00000000" w:rsidRPr="00000000">
              <w:rPr>
                <w:rtl w:val="0"/>
              </w:rPr>
              <w:t xml:space="preserve">Người dùng đã đăng nhập thành công.</w:t>
            </w:r>
          </w:p>
          <w:p w:rsidR="00000000" w:rsidDel="00000000" w:rsidP="00000000" w:rsidRDefault="00000000" w:rsidRPr="00000000" w14:paraId="0000015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có cơ sở dữ liệu chứa thông tin cá nhân của người dùng.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4">
            <w:pPr>
              <w:ind w:left="0" w:firstLine="0"/>
              <w:rPr/>
            </w:pPr>
            <w:r w:rsidDel="00000000" w:rsidR="00000000" w:rsidRPr="00000000">
              <w:rPr>
                <w:rtl w:val="0"/>
              </w:rPr>
              <w:t xml:space="preserve">Hậu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xcytpi" w:id="26"/>
      <w:bookmarkEnd w: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3: Đặc tả use case thêm tiểu sử</w:t>
      </w:r>
    </w:p>
    <w:p w:rsidR="00000000" w:rsidDel="00000000" w:rsidP="00000000" w:rsidRDefault="00000000" w:rsidRPr="00000000" w14:paraId="00000157">
      <w:pPr>
        <w:keepNext w:val="1"/>
        <w:ind w:left="0" w:firstLine="0"/>
        <w:rPr/>
      </w:pPr>
      <w:r w:rsidDel="00000000" w:rsidR="00000000" w:rsidRPr="00000000">
        <w:rPr/>
        <w:drawing>
          <wp:inline distB="0" distT="0" distL="0" distR="0">
            <wp:extent cx="5835650" cy="1776095"/>
            <wp:effectExtent b="0" l="0" r="0" t="0"/>
            <wp:docPr id="2121961399"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5835650" cy="177609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ci93xb" w:id="27"/>
      <w:bookmarkEnd w: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 Biểu đồ phân rã use case thêm tiểu sử</w:t>
      </w:r>
    </w:p>
    <w:p w:rsidR="00000000" w:rsidDel="00000000" w:rsidP="00000000" w:rsidRDefault="00000000" w:rsidRPr="00000000" w14:paraId="00000159">
      <w:pPr>
        <w:pStyle w:val="Heading4"/>
        <w:numPr>
          <w:ilvl w:val="3"/>
          <w:numId w:val="28"/>
        </w:numPr>
        <w:ind w:left="864" w:hanging="864"/>
        <w:rPr/>
      </w:pPr>
      <w:r w:rsidDel="00000000" w:rsidR="00000000" w:rsidRPr="00000000">
        <w:rPr>
          <w:rtl w:val="0"/>
        </w:rPr>
        <w:t xml:space="preserve">Đặc tả use case xem chi tiết mối quan hệ</w:t>
      </w:r>
    </w:p>
    <w:tbl>
      <w:tblPr>
        <w:tblStyle w:val="Table5"/>
        <w:tblW w:w="9010.0" w:type="dxa"/>
        <w:jc w:val="left"/>
        <w:tblLayout w:type="fixed"/>
        <w:tblLook w:val="0400"/>
      </w:tblPr>
      <w:tblGrid>
        <w:gridCol w:w="1811"/>
        <w:gridCol w:w="7199"/>
        <w:tblGridChange w:id="0">
          <w:tblGrid>
            <w:gridCol w:w="1811"/>
            <w:gridCol w:w="719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ind w:left="0" w:firstLine="0"/>
              <w:rPr/>
            </w:pPr>
            <w:r w:rsidDel="00000000" w:rsidR="00000000" w:rsidRPr="00000000">
              <w:rPr>
                <w:rtl w:val="0"/>
              </w:rPr>
              <w:t xml:space="preserve">Tên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ind w:left="0" w:firstLine="0"/>
              <w:rPr/>
            </w:pPr>
            <w:r w:rsidDel="00000000" w:rsidR="00000000" w:rsidRPr="00000000">
              <w:rPr>
                <w:rtl w:val="0"/>
              </w:rPr>
              <w:t xml:space="preserve">Xem chi tiết mối quan hệ</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ind w:left="0" w:firstLine="0"/>
              <w:rPr/>
            </w:pPr>
            <w:r w:rsidDel="00000000" w:rsidR="00000000" w:rsidRPr="00000000">
              <w:rPr>
                <w:rtl w:val="0"/>
              </w:rPr>
              <w:t xml:space="preserve">Mô tả</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ind w:left="0" w:firstLine="0"/>
              <w:rPr/>
            </w:pPr>
            <w:r w:rsidDel="00000000" w:rsidR="00000000" w:rsidRPr="00000000">
              <w:rPr>
                <w:rtl w:val="0"/>
              </w:rPr>
              <w:t xml:space="preserve">Use case cho phép người dùng xem các mối quan hệ xung quanh thành viên đã chọn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ind w:left="0" w:firstLine="0"/>
              <w:rPr/>
            </w:pPr>
            <w:r w:rsidDel="00000000" w:rsidR="00000000" w:rsidRPr="00000000">
              <w:rPr>
                <w:rtl w:val="0"/>
              </w:rPr>
              <w:t xml:space="preserve">Luồng sự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spacing w:before="120" w:lineRule="auto"/>
              <w:ind w:left="0" w:firstLine="0"/>
              <w:rPr/>
            </w:pPr>
            <w:r w:rsidDel="00000000" w:rsidR="00000000" w:rsidRPr="00000000">
              <w:rPr>
                <w:rtl w:val="0"/>
              </w:rPr>
              <w:t xml:space="preserve">Luồng cơ bản: </w:t>
            </w:r>
          </w:p>
          <w:p w:rsidR="00000000" w:rsidDel="00000000" w:rsidP="00000000" w:rsidRDefault="00000000" w:rsidRPr="00000000" w14:paraId="0000016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truy cập vào trang gia phả</w:t>
            </w:r>
          </w:p>
          <w:p w:rsidR="00000000" w:rsidDel="00000000" w:rsidP="00000000" w:rsidRDefault="00000000" w:rsidRPr="00000000" w14:paraId="0000016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kích chuột vào tên của người bất kỳ có trong cây gia phả</w:t>
            </w:r>
          </w:p>
          <w:p w:rsidR="00000000" w:rsidDel="00000000" w:rsidP="00000000" w:rsidRDefault="00000000" w:rsidRPr="00000000" w14:paraId="0000016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thông tin mối quan hệ xung quanh người đó như bố mẹ, anh chị em, vợ con và hiển thị lên màn hình</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Luồng rẽ nhánh:</w:t>
            </w:r>
          </w:p>
          <w:p w:rsidR="00000000" w:rsidDel="00000000" w:rsidP="00000000" w:rsidRDefault="00000000" w:rsidRPr="00000000" w14:paraId="0000016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120" w:line="240" w:lineRule="auto"/>
              <w:ind w:left="36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bất kỳ bước nào trong luồng cơ bản, nếu không kết nối được với cơ sở dữ liệu thì hệ thống sẽ hiển thị một thông báo lỗi và use case kết thúc.</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ind w:left="0" w:firstLine="0"/>
              <w:rPr/>
            </w:pPr>
            <w:r w:rsidDel="00000000" w:rsidR="00000000" w:rsidRPr="00000000">
              <w:rPr>
                <w:rtl w:val="0"/>
              </w:rPr>
              <w:t xml:space="preserve">Tiền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numPr>
                <w:ilvl w:val="0"/>
                <w:numId w:val="37"/>
              </w:numPr>
              <w:ind w:left="720" w:hanging="360"/>
              <w:rPr>
                <w:u w:val="none"/>
              </w:rPr>
            </w:pPr>
            <w:r w:rsidDel="00000000" w:rsidR="00000000" w:rsidRPr="00000000">
              <w:rPr>
                <w:rtl w:val="0"/>
              </w:rPr>
              <w:t xml:space="preserve">Người dùng đã đăng nhập thành công.</w:t>
            </w:r>
          </w:p>
          <w:p w:rsidR="00000000" w:rsidDel="00000000" w:rsidP="00000000" w:rsidRDefault="00000000" w:rsidRPr="00000000" w14:paraId="000001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có cơ sở dữ liệu chứa thông tin cá nhân của người dùng.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ind w:left="0" w:firstLine="0"/>
              <w:rPr/>
            </w:pPr>
            <w:r w:rsidDel="00000000" w:rsidR="00000000" w:rsidRPr="00000000">
              <w:rPr>
                <w:rtl w:val="0"/>
              </w:rPr>
              <w:t xml:space="preserve">Hậu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whwml4" w:id="28"/>
      <w:bookmarkEnd w:id="2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4: Đặc tả use case xem chi tiết mối quan hệ</w:t>
      </w:r>
    </w:p>
    <w:p w:rsidR="00000000" w:rsidDel="00000000" w:rsidP="00000000" w:rsidRDefault="00000000" w:rsidRPr="00000000" w14:paraId="0000016B">
      <w:pPr>
        <w:keepNext w:val="1"/>
        <w:ind w:left="0" w:firstLine="0"/>
        <w:jc w:val="center"/>
        <w:rPr/>
      </w:pPr>
      <w:r w:rsidDel="00000000" w:rsidR="00000000" w:rsidRPr="00000000">
        <w:rPr/>
        <w:drawing>
          <wp:inline distB="0" distT="0" distL="0" distR="0">
            <wp:extent cx="4230370" cy="1916430"/>
            <wp:effectExtent b="0" l="0" r="0" t="0"/>
            <wp:docPr id="2121961398"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4230370" cy="191643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bn6wsx" w:id="29"/>
      <w:bookmarkEnd w:id="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 Biểu đồ phân rã use case xem chi tiết mối quan hệ</w:t>
      </w:r>
    </w:p>
    <w:p w:rsidR="00000000" w:rsidDel="00000000" w:rsidP="00000000" w:rsidRDefault="00000000" w:rsidRPr="00000000" w14:paraId="0000016D">
      <w:pPr>
        <w:pStyle w:val="Heading4"/>
        <w:numPr>
          <w:ilvl w:val="3"/>
          <w:numId w:val="28"/>
        </w:numPr>
        <w:ind w:left="864" w:hanging="864"/>
        <w:rPr/>
      </w:pPr>
      <w:r w:rsidDel="00000000" w:rsidR="00000000" w:rsidRPr="00000000">
        <w:rPr>
          <w:rtl w:val="0"/>
        </w:rPr>
        <w:t xml:space="preserve">Đặc tả use case cấp tài khoản </w:t>
      </w:r>
    </w:p>
    <w:tbl>
      <w:tblPr>
        <w:tblStyle w:val="Table6"/>
        <w:tblW w:w="9010.0" w:type="dxa"/>
        <w:jc w:val="left"/>
        <w:tblLayout w:type="fixed"/>
        <w:tblLook w:val="0400"/>
      </w:tblPr>
      <w:tblGrid>
        <w:gridCol w:w="1811"/>
        <w:gridCol w:w="7199"/>
        <w:tblGridChange w:id="0">
          <w:tblGrid>
            <w:gridCol w:w="1811"/>
            <w:gridCol w:w="719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ind w:left="0" w:firstLine="0"/>
              <w:rPr/>
            </w:pPr>
            <w:r w:rsidDel="00000000" w:rsidR="00000000" w:rsidRPr="00000000">
              <w:rPr>
                <w:rtl w:val="0"/>
              </w:rPr>
              <w:t xml:space="preserve">Tên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ind w:left="0" w:firstLine="0"/>
              <w:rPr/>
            </w:pPr>
            <w:r w:rsidDel="00000000" w:rsidR="00000000" w:rsidRPr="00000000">
              <w:rPr>
                <w:rtl w:val="0"/>
              </w:rPr>
              <w:t xml:space="preserve">Cấp tài khoản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ind w:left="0" w:firstLine="0"/>
              <w:rPr/>
            </w:pPr>
            <w:r w:rsidDel="00000000" w:rsidR="00000000" w:rsidRPr="00000000">
              <w:rPr>
                <w:rtl w:val="0"/>
              </w:rPr>
              <w:t xml:space="preserve">Mô tả</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ind w:left="0" w:firstLine="0"/>
              <w:rPr/>
            </w:pPr>
            <w:r w:rsidDel="00000000" w:rsidR="00000000" w:rsidRPr="00000000">
              <w:rPr>
                <w:rtl w:val="0"/>
              </w:rPr>
              <w:t xml:space="preserve">Use case cho phép cấp tài khoản cho một thành viên trong gia phả</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ind w:left="0" w:firstLine="0"/>
              <w:rPr/>
            </w:pPr>
            <w:r w:rsidDel="00000000" w:rsidR="00000000" w:rsidRPr="00000000">
              <w:rPr>
                <w:rtl w:val="0"/>
              </w:rPr>
              <w:t xml:space="preserve">Luồng sự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ind w:left="0" w:firstLine="0"/>
              <w:rPr/>
            </w:pPr>
            <w:r w:rsidDel="00000000" w:rsidR="00000000" w:rsidRPr="00000000">
              <w:rPr>
                <w:rtl w:val="0"/>
              </w:rPr>
              <w:t xml:space="preserve">Luồng cơ bản:</w:t>
            </w:r>
          </w:p>
          <w:p w:rsidR="00000000" w:rsidDel="00000000" w:rsidP="00000000" w:rsidRDefault="00000000" w:rsidRPr="00000000" w14:paraId="00000174">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kích vào biểu tượng cấp tài khoản</w:t>
            </w:r>
          </w:p>
          <w:p w:rsidR="00000000" w:rsidDel="00000000" w:rsidP="00000000" w:rsidRDefault="00000000" w:rsidRPr="00000000" w14:paraId="0000017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tự động sinh ra “Tên đăng nhập” và “mật khẩu” cho đối tượng cấp (là tên kết hợp với ngày sinh) và hiển thị form gồm 2 trường đã lêu</w:t>
            </w:r>
          </w:p>
          <w:p w:rsidR="00000000" w:rsidDel="00000000" w:rsidP="00000000" w:rsidRDefault="00000000" w:rsidRPr="00000000" w14:paraId="0000017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có thể sửa tên đăng nhập hoặc mật khẩu nếu cần thiết</w:t>
            </w:r>
          </w:p>
          <w:p w:rsidR="00000000" w:rsidDel="00000000" w:rsidP="00000000" w:rsidRDefault="00000000" w:rsidRPr="00000000" w14:paraId="0000017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Nhấn “Lưu” để cấp tài khoản</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Luồng rẽ nhánh:</w:t>
            </w:r>
          </w:p>
          <w:p w:rsidR="00000000" w:rsidDel="00000000" w:rsidP="00000000" w:rsidRDefault="00000000" w:rsidRPr="00000000" w14:paraId="0000017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21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bất kỳ bước nào trong luồng cơ bản, nếu không kết nối được với cơ sở dữ liệu thì hệ thống sẽ hiển thị một thông báo lỗi và use case kết thúc.</w:t>
            </w:r>
          </w:p>
          <w:p w:rsidR="00000000" w:rsidDel="00000000" w:rsidP="00000000" w:rsidRDefault="00000000" w:rsidRPr="00000000" w14:paraId="0000017A">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spacing w:after="0" w:before="21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bước 4, nếu người dùng bấm nút “Thoát” thì use case kết thúc</w:t>
            </w:r>
          </w:p>
        </w:tc>
      </w:tr>
      <w:tr>
        <w:trPr>
          <w:cantSplit w:val="0"/>
          <w:trHeight w:val="8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ind w:left="0" w:firstLine="0"/>
              <w:rPr/>
            </w:pPr>
            <w:r w:rsidDel="00000000" w:rsidR="00000000" w:rsidRPr="00000000">
              <w:rPr>
                <w:rtl w:val="0"/>
              </w:rPr>
              <w:t xml:space="preserve">Tiền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numPr>
                <w:ilvl w:val="0"/>
                <w:numId w:val="4"/>
              </w:numPr>
              <w:ind w:left="720" w:hanging="360"/>
              <w:rPr/>
            </w:pPr>
            <w:r w:rsidDel="00000000" w:rsidR="00000000" w:rsidRPr="00000000">
              <w:rPr>
                <w:rtl w:val="0"/>
              </w:rPr>
              <w:t xml:space="preserve">Người dùng đã thực hiện đăng nhập.</w:t>
            </w:r>
          </w:p>
          <w:p w:rsidR="00000000" w:rsidDel="00000000" w:rsidP="00000000" w:rsidRDefault="00000000" w:rsidRPr="00000000" w14:paraId="0000017D">
            <w:pPr>
              <w:numPr>
                <w:ilvl w:val="0"/>
                <w:numId w:val="4"/>
              </w:numPr>
              <w:ind w:left="720" w:hanging="360"/>
              <w:rPr/>
            </w:pPr>
            <w:r w:rsidDel="00000000" w:rsidR="00000000" w:rsidRPr="00000000">
              <w:rPr>
                <w:rtl w:val="0"/>
              </w:rPr>
              <w:t xml:space="preserve">Tài khoản để cấp phải là tài khoản admin</w:t>
            </w:r>
          </w:p>
        </w:tc>
      </w:tr>
      <w:tr>
        <w:trPr>
          <w:cantSplit w:val="0"/>
          <w:trHeight w:val="10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ind w:left="0" w:firstLine="0"/>
              <w:rPr/>
            </w:pPr>
            <w:r w:rsidDel="00000000" w:rsidR="00000000" w:rsidRPr="00000000">
              <w:rPr>
                <w:rtl w:val="0"/>
              </w:rPr>
              <w:t xml:space="preserve">Hậu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keepNext w:val="1"/>
              <w:ind w:left="0" w:firstLine="0"/>
              <w:rPr/>
            </w:pPr>
            <w:r w:rsidDel="00000000" w:rsidR="00000000" w:rsidRPr="00000000">
              <w:rPr>
                <w:rtl w:val="0"/>
              </w:rPr>
            </w:r>
          </w:p>
        </w:tc>
      </w:tr>
    </w:tbl>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qsh70q" w:id="30"/>
      <w:bookmarkEnd w:id="3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5: Đặc tả use case cấp tài khoản</w:t>
      </w:r>
    </w:p>
    <w:p w:rsidR="00000000" w:rsidDel="00000000" w:rsidP="00000000" w:rsidRDefault="00000000" w:rsidRPr="00000000" w14:paraId="00000181">
      <w:pPr>
        <w:keepNext w:val="1"/>
        <w:ind w:left="0" w:firstLine="0"/>
        <w:rPr/>
      </w:pPr>
      <w:r w:rsidDel="00000000" w:rsidR="00000000" w:rsidRPr="00000000">
        <w:rPr/>
        <w:drawing>
          <wp:inline distB="0" distT="0" distL="0" distR="0">
            <wp:extent cx="5835650" cy="1687195"/>
            <wp:effectExtent b="0" l="0" r="0" t="0"/>
            <wp:docPr id="2121961401"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5835650" cy="168719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as4poj" w:id="31"/>
      <w:bookmarkEnd w:id="3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6: Biểu đồ phân rã use case cấp tài khoản</w:t>
      </w:r>
    </w:p>
    <w:p w:rsidR="00000000" w:rsidDel="00000000" w:rsidP="00000000" w:rsidRDefault="00000000" w:rsidRPr="00000000" w14:paraId="00000183">
      <w:pPr>
        <w:pStyle w:val="Heading4"/>
        <w:numPr>
          <w:ilvl w:val="3"/>
          <w:numId w:val="28"/>
        </w:numPr>
        <w:ind w:left="864" w:hanging="864"/>
        <w:rPr/>
      </w:pPr>
      <w:r w:rsidDel="00000000" w:rsidR="00000000" w:rsidRPr="00000000">
        <w:rPr>
          <w:rtl w:val="0"/>
        </w:rPr>
        <w:t xml:space="preserve">Đặc tả use case quản lý tài khoản</w:t>
      </w:r>
    </w:p>
    <w:tbl>
      <w:tblPr>
        <w:tblStyle w:val="Table7"/>
        <w:tblW w:w="9010.0" w:type="dxa"/>
        <w:jc w:val="left"/>
        <w:tblLayout w:type="fixed"/>
        <w:tblLook w:val="0400"/>
      </w:tblPr>
      <w:tblGrid>
        <w:gridCol w:w="1810"/>
        <w:gridCol w:w="7200"/>
        <w:tblGridChange w:id="0">
          <w:tblGrid>
            <w:gridCol w:w="1810"/>
            <w:gridCol w:w="72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ind w:left="0" w:firstLine="0"/>
              <w:rPr/>
            </w:pPr>
            <w:r w:rsidDel="00000000" w:rsidR="00000000" w:rsidRPr="00000000">
              <w:rPr>
                <w:rtl w:val="0"/>
              </w:rPr>
              <w:t xml:space="preserve">Tên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ind w:left="0" w:firstLine="0"/>
              <w:rPr/>
            </w:pPr>
            <w:r w:rsidDel="00000000" w:rsidR="00000000" w:rsidRPr="00000000">
              <w:rPr>
                <w:rtl w:val="0"/>
              </w:rPr>
              <w:t xml:space="preserve">Quản lý tài khoản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ind w:left="0" w:firstLine="0"/>
              <w:rPr/>
            </w:pPr>
            <w:r w:rsidDel="00000000" w:rsidR="00000000" w:rsidRPr="00000000">
              <w:rPr>
                <w:rtl w:val="0"/>
              </w:rPr>
              <w:t xml:space="preserve">Mô tả</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ind w:left="0" w:firstLine="0"/>
              <w:rPr/>
            </w:pPr>
            <w:r w:rsidDel="00000000" w:rsidR="00000000" w:rsidRPr="00000000">
              <w:rPr>
                <w:rtl w:val="0"/>
              </w:rPr>
              <w:t xml:space="preserve">Use case cho phép người dùng sửa, xóa tài khoản trong hệ thống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ind w:left="0" w:firstLine="0"/>
              <w:rPr/>
            </w:pPr>
            <w:r w:rsidDel="00000000" w:rsidR="00000000" w:rsidRPr="00000000">
              <w:rPr>
                <w:rtl w:val="0"/>
              </w:rPr>
              <w:t xml:space="preserve">Luồng sự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ind w:left="0" w:firstLine="0"/>
              <w:rPr/>
            </w:pPr>
            <w:r w:rsidDel="00000000" w:rsidR="00000000" w:rsidRPr="00000000">
              <w:rPr>
                <w:rtl w:val="0"/>
              </w:rPr>
              <w:t xml:space="preserve">Luồng cơ bản:</w:t>
            </w:r>
          </w:p>
          <w:p w:rsidR="00000000" w:rsidDel="00000000" w:rsidP="00000000" w:rsidRDefault="00000000" w:rsidRPr="00000000" w14:paraId="0000018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truy cập trang quản lý tài khoản</w:t>
            </w:r>
          </w:p>
          <w:p w:rsidR="00000000" w:rsidDel="00000000" w:rsidP="00000000" w:rsidRDefault="00000000" w:rsidRPr="00000000" w14:paraId="0000018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kích chọn vào biểu tượng sửa trong danh sách</w:t>
            </w:r>
          </w:p>
          <w:p w:rsidR="00000000" w:rsidDel="00000000" w:rsidP="00000000" w:rsidRDefault="00000000" w:rsidRPr="00000000" w14:paraId="0000018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thông tin và điền thông tin sẵn có và hiển thị form sửa.</w:t>
            </w:r>
          </w:p>
          <w:p w:rsidR="00000000" w:rsidDel="00000000" w:rsidP="00000000" w:rsidRDefault="00000000" w:rsidRPr="00000000" w14:paraId="0000018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nhập thông tin muốn sửa và kích nút “Lưu”</w:t>
            </w:r>
          </w:p>
          <w:p w:rsidR="00000000" w:rsidDel="00000000" w:rsidP="00000000" w:rsidRDefault="00000000" w:rsidRPr="00000000" w14:paraId="0000018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thông tin và cập nhật lại thông tin vào cơ sở dữ liệu</w:t>
            </w:r>
          </w:p>
          <w:p w:rsidR="00000000" w:rsidDel="00000000" w:rsidP="00000000" w:rsidRDefault="00000000" w:rsidRPr="00000000" w14:paraId="0000018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kích chọn vào biểu tượng xóa trong danh sách</w:t>
            </w:r>
          </w:p>
          <w:p w:rsidR="00000000" w:rsidDel="00000000" w:rsidP="00000000" w:rsidRDefault="00000000" w:rsidRPr="00000000" w14:paraId="0000019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hiển thị thông báo xác nhận xóa.</w:t>
            </w:r>
          </w:p>
          <w:p w:rsidR="00000000" w:rsidDel="00000000" w:rsidP="00000000" w:rsidRDefault="00000000" w:rsidRPr="00000000" w14:paraId="0000019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người dùng chọn “OK” thì hệ thống sẽ xóa tài khoản và thông báo xóa thành công</w:t>
            </w:r>
          </w:p>
          <w:p w:rsidR="00000000" w:rsidDel="00000000" w:rsidP="00000000" w:rsidRDefault="00000000" w:rsidRPr="00000000" w14:paraId="00000192">
            <w:pPr>
              <w:ind w:left="0" w:firstLine="0"/>
              <w:rPr/>
            </w:pPr>
            <w:r w:rsidDel="00000000" w:rsidR="00000000" w:rsidRPr="00000000">
              <w:rPr>
                <w:rtl w:val="0"/>
              </w:rPr>
              <w:t xml:space="preserve">Luồng rẽ nhánh:</w:t>
            </w:r>
          </w:p>
          <w:p w:rsidR="00000000" w:rsidDel="00000000" w:rsidP="00000000" w:rsidRDefault="00000000" w:rsidRPr="00000000" w14:paraId="00000193">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21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bất kỳ bước nào trong luồng cơ bản, nếu không kết nối được với cơ sở dữ liệu thì hệ thống sẽ hiển thị một thông báo lỗi và use case kết thúc.</w:t>
            </w:r>
          </w:p>
          <w:p w:rsidR="00000000" w:rsidDel="00000000" w:rsidP="00000000" w:rsidRDefault="00000000" w:rsidRPr="00000000" w14:paraId="00000194">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21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bước thứ 7 trong luồng cơ bản, nếu người dùng bấm nút “Cancel” thì thông tin sẽ không được xóa và use case kết thúc</w:t>
            </w:r>
          </w:p>
          <w:p w:rsidR="00000000" w:rsidDel="00000000" w:rsidP="00000000" w:rsidRDefault="00000000" w:rsidRPr="00000000" w14:paraId="00000195">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spacing w:after="0" w:before="21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bước thứ 4 trong luồng cơ bản, nếu thông tin không hợp lệ, hệ thống thông báo lỗi không cập nhật lại cơ sở dữ liệu</w:t>
            </w:r>
          </w:p>
        </w:tc>
      </w:tr>
      <w:tr>
        <w:trPr>
          <w:cantSplit w:val="0"/>
          <w:trHeight w:val="8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6">
            <w:pPr>
              <w:ind w:left="0" w:firstLine="0"/>
              <w:rPr/>
            </w:pPr>
            <w:r w:rsidDel="00000000" w:rsidR="00000000" w:rsidRPr="00000000">
              <w:rPr>
                <w:rtl w:val="0"/>
              </w:rPr>
              <w:t xml:space="preserve">Tiền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7">
            <w:pPr>
              <w:numPr>
                <w:ilvl w:val="0"/>
                <w:numId w:val="4"/>
              </w:numPr>
              <w:ind w:left="720" w:hanging="360"/>
              <w:rPr/>
            </w:pPr>
            <w:r w:rsidDel="00000000" w:rsidR="00000000" w:rsidRPr="00000000">
              <w:rPr>
                <w:rtl w:val="0"/>
              </w:rPr>
              <w:t xml:space="preserve">Người dùng đã thực hiện đăng nhập.</w:t>
            </w:r>
          </w:p>
          <w:p w:rsidR="00000000" w:rsidDel="00000000" w:rsidP="00000000" w:rsidRDefault="00000000" w:rsidRPr="00000000" w14:paraId="00000198">
            <w:pPr>
              <w:numPr>
                <w:ilvl w:val="0"/>
                <w:numId w:val="4"/>
              </w:numPr>
              <w:ind w:left="720" w:hanging="360"/>
              <w:rPr/>
            </w:pPr>
            <w:r w:rsidDel="00000000" w:rsidR="00000000" w:rsidRPr="00000000">
              <w:rPr>
                <w:rtl w:val="0"/>
              </w:rPr>
              <w:t xml:space="preserve">Hệ thống có cơ sở dữ liệu chứa thông tin cá nhân của người dùng.</w:t>
            </w:r>
          </w:p>
        </w:tc>
      </w:tr>
      <w:tr>
        <w:trPr>
          <w:cantSplit w:val="0"/>
          <w:trHeight w:val="10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9">
            <w:pPr>
              <w:ind w:left="0" w:firstLine="0"/>
              <w:rPr/>
            </w:pPr>
            <w:r w:rsidDel="00000000" w:rsidR="00000000" w:rsidRPr="00000000">
              <w:rPr>
                <w:rtl w:val="0"/>
              </w:rPr>
              <w:t xml:space="preserve">Hậu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A">
            <w:pPr>
              <w:keepNext w:val="1"/>
              <w:ind w:left="0" w:firstLine="0"/>
              <w:rPr/>
            </w:pPr>
            <w:r w:rsidDel="00000000" w:rsidR="00000000" w:rsidRPr="00000000">
              <w:rPr>
                <w:rtl w:val="0"/>
              </w:rPr>
            </w:r>
          </w:p>
        </w:tc>
      </w:tr>
    </w:tbl>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pxezwc" w:id="32"/>
      <w:bookmarkEnd w:id="3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6: Đặc tả use case quản lý tài khoản</w:t>
      </w:r>
    </w:p>
    <w:p w:rsidR="00000000" w:rsidDel="00000000" w:rsidP="00000000" w:rsidRDefault="00000000" w:rsidRPr="00000000" w14:paraId="0000019C">
      <w:pPr>
        <w:keepNext w:val="1"/>
        <w:ind w:left="0" w:firstLine="0"/>
        <w:rPr/>
      </w:pPr>
      <w:r w:rsidDel="00000000" w:rsidR="00000000" w:rsidRPr="00000000">
        <w:rPr/>
        <w:drawing>
          <wp:inline distB="0" distT="0" distL="0" distR="0">
            <wp:extent cx="5835650" cy="3359785"/>
            <wp:effectExtent b="0" l="0" r="0" t="0"/>
            <wp:docPr id="2121961400"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835650" cy="335978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9x2ik5" w:id="33"/>
      <w:bookmarkEnd w:id="3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7:  Biểu đồ phân rã use case quản lý tài khoản</w:t>
      </w:r>
    </w:p>
    <w:p w:rsidR="00000000" w:rsidDel="00000000" w:rsidP="00000000" w:rsidRDefault="00000000" w:rsidRPr="00000000" w14:paraId="0000019E">
      <w:pPr>
        <w:pStyle w:val="Heading4"/>
        <w:numPr>
          <w:ilvl w:val="3"/>
          <w:numId w:val="28"/>
        </w:numPr>
        <w:ind w:left="864" w:hanging="864"/>
        <w:rPr/>
      </w:pPr>
      <w:r w:rsidDel="00000000" w:rsidR="00000000" w:rsidRPr="00000000">
        <w:rPr>
          <w:rtl w:val="0"/>
        </w:rPr>
        <w:t xml:space="preserve">Đặc tả use case quản lý sự kiện</w:t>
      </w:r>
    </w:p>
    <w:tbl>
      <w:tblPr>
        <w:tblStyle w:val="Table8"/>
        <w:tblW w:w="9010.0" w:type="dxa"/>
        <w:jc w:val="left"/>
        <w:tblLayout w:type="fixed"/>
        <w:tblLook w:val="0400"/>
      </w:tblPr>
      <w:tblGrid>
        <w:gridCol w:w="1810"/>
        <w:gridCol w:w="7200"/>
        <w:tblGridChange w:id="0">
          <w:tblGrid>
            <w:gridCol w:w="1810"/>
            <w:gridCol w:w="72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F">
            <w:pPr>
              <w:ind w:left="0" w:firstLine="0"/>
              <w:rPr/>
            </w:pPr>
            <w:r w:rsidDel="00000000" w:rsidR="00000000" w:rsidRPr="00000000">
              <w:rPr>
                <w:rtl w:val="0"/>
              </w:rPr>
              <w:t xml:space="preserve">Tên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0">
            <w:pPr>
              <w:ind w:left="0" w:firstLine="0"/>
              <w:rPr/>
            </w:pPr>
            <w:r w:rsidDel="00000000" w:rsidR="00000000" w:rsidRPr="00000000">
              <w:rPr>
                <w:rtl w:val="0"/>
              </w:rPr>
              <w:t xml:space="preserve">Quản lý sự kiện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1">
            <w:pPr>
              <w:ind w:left="0" w:firstLine="0"/>
              <w:rPr/>
            </w:pPr>
            <w:r w:rsidDel="00000000" w:rsidR="00000000" w:rsidRPr="00000000">
              <w:rPr>
                <w:rtl w:val="0"/>
              </w:rPr>
              <w:t xml:space="preserve">Mô tả</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2">
            <w:pPr>
              <w:ind w:left="0" w:firstLine="0"/>
              <w:rPr/>
            </w:pPr>
            <w:r w:rsidDel="00000000" w:rsidR="00000000" w:rsidRPr="00000000">
              <w:rPr>
                <w:rtl w:val="0"/>
              </w:rPr>
              <w:t xml:space="preserve">Use case này cho phép người dùng thêm, sửa, xóa sự kiện trong họ</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3">
            <w:pPr>
              <w:ind w:left="0" w:firstLine="0"/>
              <w:rPr/>
            </w:pPr>
            <w:r w:rsidDel="00000000" w:rsidR="00000000" w:rsidRPr="00000000">
              <w:rPr>
                <w:rtl w:val="0"/>
              </w:rPr>
              <w:t xml:space="preserve">Luồng sự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A4">
            <w:pPr>
              <w:ind w:left="0" w:firstLine="0"/>
              <w:rPr/>
            </w:pPr>
            <w:r w:rsidDel="00000000" w:rsidR="00000000" w:rsidRPr="00000000">
              <w:rPr>
                <w:rtl w:val="0"/>
              </w:rPr>
              <w:t xml:space="preserve">Luồng cơ bản:</w:t>
            </w:r>
          </w:p>
          <w:p w:rsidR="00000000" w:rsidDel="00000000" w:rsidP="00000000" w:rsidRDefault="00000000" w:rsidRPr="00000000" w14:paraId="000001A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truy cập vào quản lý sự kiện.</w:t>
            </w:r>
          </w:p>
          <w:p w:rsidR="00000000" w:rsidDel="00000000" w:rsidP="00000000" w:rsidRDefault="00000000" w:rsidRPr="00000000" w14:paraId="000001A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chọn biểu tượng thêm sự kiện.</w:t>
            </w:r>
          </w:p>
          <w:p w:rsidR="00000000" w:rsidDel="00000000" w:rsidP="00000000" w:rsidRDefault="00000000" w:rsidRPr="00000000" w14:paraId="000001A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hiện form nhập thêm mới sự kiện.</w:t>
            </w:r>
          </w:p>
          <w:p w:rsidR="00000000" w:rsidDel="00000000" w:rsidP="00000000" w:rsidRDefault="00000000" w:rsidRPr="00000000" w14:paraId="000001A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điền thông tin mới và nhấn “Lưu”</w:t>
            </w:r>
          </w:p>
          <w:p w:rsidR="00000000" w:rsidDel="00000000" w:rsidP="00000000" w:rsidRDefault="00000000" w:rsidRPr="00000000" w14:paraId="000001A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thông tin người dùng nhập và xử lý.</w:t>
            </w:r>
          </w:p>
          <w:p w:rsidR="00000000" w:rsidDel="00000000" w:rsidP="00000000" w:rsidRDefault="00000000" w:rsidRPr="00000000" w14:paraId="000001A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hiển thị thông báo lưu thành công.</w:t>
            </w:r>
          </w:p>
          <w:p w:rsidR="00000000" w:rsidDel="00000000" w:rsidP="00000000" w:rsidRDefault="00000000" w:rsidRPr="00000000" w14:paraId="000001A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chọn biểu tượng sửa sự kiện trong danh sách sự kiện.</w:t>
            </w:r>
          </w:p>
          <w:p w:rsidR="00000000" w:rsidDel="00000000" w:rsidP="00000000" w:rsidRDefault="00000000" w:rsidRPr="00000000" w14:paraId="000001A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hiện form và điền sẵn thông tin đã có.</w:t>
            </w:r>
          </w:p>
          <w:p w:rsidR="00000000" w:rsidDel="00000000" w:rsidP="00000000" w:rsidRDefault="00000000" w:rsidRPr="00000000" w14:paraId="000001A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cập nhật thông tin và nhấn “Lưu”</w:t>
            </w:r>
          </w:p>
          <w:p w:rsidR="00000000" w:rsidDel="00000000" w:rsidP="00000000" w:rsidRDefault="00000000" w:rsidRPr="00000000" w14:paraId="000001A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thông tin người dùng nhập và xử lý.</w:t>
            </w:r>
          </w:p>
          <w:p w:rsidR="00000000" w:rsidDel="00000000" w:rsidP="00000000" w:rsidRDefault="00000000" w:rsidRPr="00000000" w14:paraId="000001A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hiển thị thông báo lưu thành công.</w:t>
            </w:r>
          </w:p>
          <w:p w:rsidR="00000000" w:rsidDel="00000000" w:rsidP="00000000" w:rsidRDefault="00000000" w:rsidRPr="00000000" w14:paraId="000001B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chọn biểu tượng xóa sự kiện trong danh sách.</w:t>
            </w:r>
          </w:p>
          <w:p w:rsidR="00000000" w:rsidDel="00000000" w:rsidP="00000000" w:rsidRDefault="00000000" w:rsidRPr="00000000" w14:paraId="000001B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w:t>
            </w:r>
            <w:r w:rsidDel="00000000" w:rsidR="00000000" w:rsidRPr="00000000">
              <w:rPr>
                <w:rtl w:val="0"/>
              </w:rPr>
              <w:t xml:space="preserve">hiển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thị thông báo xác nhận xóa.</w:t>
            </w:r>
          </w:p>
          <w:p w:rsidR="00000000" w:rsidDel="00000000" w:rsidP="00000000" w:rsidRDefault="00000000" w:rsidRPr="00000000" w14:paraId="000001B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bấm nút “OK”</w:t>
            </w:r>
          </w:p>
          <w:p w:rsidR="00000000" w:rsidDel="00000000" w:rsidP="00000000" w:rsidRDefault="00000000" w:rsidRPr="00000000" w14:paraId="000001B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thông tin và xử lý.</w:t>
            </w:r>
          </w:p>
          <w:p w:rsidR="00000000" w:rsidDel="00000000" w:rsidP="00000000" w:rsidRDefault="00000000" w:rsidRPr="00000000" w14:paraId="000001B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hiển thị thông báo xóa thành công.</w:t>
            </w:r>
          </w:p>
          <w:p w:rsidR="00000000" w:rsidDel="00000000" w:rsidP="00000000" w:rsidRDefault="00000000" w:rsidRPr="00000000" w14:paraId="000001B5">
            <w:pPr>
              <w:ind w:left="0" w:firstLine="0"/>
              <w:rPr/>
            </w:pPr>
            <w:r w:rsidDel="00000000" w:rsidR="00000000" w:rsidRPr="00000000">
              <w:rPr>
                <w:rtl w:val="0"/>
              </w:rPr>
              <w:t xml:space="preserve">Luồng rẽ nhánh:</w:t>
            </w:r>
          </w:p>
          <w:p w:rsidR="00000000" w:rsidDel="00000000" w:rsidP="00000000" w:rsidRDefault="00000000" w:rsidRPr="00000000" w14:paraId="000001B6">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21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bất kỳ bước nào trong luồng cơ bản, nếu không kết nối được với cơ sở dữ liệu thì hệ thống sẽ hiển thị một thông báo lỗi và use case kết thúc.</w:t>
            </w:r>
          </w:p>
          <w:p w:rsidR="00000000" w:rsidDel="00000000" w:rsidP="00000000" w:rsidRDefault="00000000" w:rsidRPr="00000000" w14:paraId="000001B7">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21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bước thứ 14 trong luồng cơ bản, nếu người dùng bấm nút “Cancel” thì thông tin sẽ không được xóa và use case kết thúc</w:t>
            </w:r>
          </w:p>
        </w:tc>
      </w:tr>
      <w:tr>
        <w:trPr>
          <w:cantSplit w:val="0"/>
          <w:trHeight w:val="8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8">
            <w:pPr>
              <w:ind w:left="0" w:firstLine="0"/>
              <w:rPr/>
            </w:pPr>
            <w:r w:rsidDel="00000000" w:rsidR="00000000" w:rsidRPr="00000000">
              <w:rPr>
                <w:rtl w:val="0"/>
              </w:rPr>
              <w:t xml:space="preserve">Tiền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9">
            <w:pPr>
              <w:numPr>
                <w:ilvl w:val="0"/>
                <w:numId w:val="4"/>
              </w:numPr>
              <w:ind w:left="720" w:hanging="360"/>
              <w:rPr/>
            </w:pPr>
            <w:r w:rsidDel="00000000" w:rsidR="00000000" w:rsidRPr="00000000">
              <w:rPr>
                <w:rtl w:val="0"/>
              </w:rPr>
              <w:t xml:space="preserve">Tài khoản đăng nhập là tài khoản admin</w:t>
            </w:r>
          </w:p>
        </w:tc>
      </w:tr>
      <w:tr>
        <w:trPr>
          <w:cantSplit w:val="0"/>
          <w:trHeight w:val="10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A">
            <w:pPr>
              <w:ind w:left="0" w:firstLine="0"/>
              <w:rPr/>
            </w:pPr>
            <w:r w:rsidDel="00000000" w:rsidR="00000000" w:rsidRPr="00000000">
              <w:rPr>
                <w:rtl w:val="0"/>
              </w:rPr>
              <w:t xml:space="preserve">Hậu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BB">
            <w:pPr>
              <w:keepNext w:val="1"/>
              <w:ind w:left="0" w:firstLine="0"/>
              <w:rPr/>
            </w:pPr>
            <w:r w:rsidDel="00000000" w:rsidR="00000000" w:rsidRPr="00000000">
              <w:rPr>
                <w:rtl w:val="0"/>
              </w:rPr>
            </w:r>
          </w:p>
        </w:tc>
      </w:tr>
    </w:tbl>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p2csry" w:id="34"/>
      <w:bookmarkEnd w: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7: Đặc tả use case quản lý sự kiện</w:t>
      </w:r>
    </w:p>
    <w:p w:rsidR="00000000" w:rsidDel="00000000" w:rsidP="00000000" w:rsidRDefault="00000000" w:rsidRPr="00000000" w14:paraId="000001BD">
      <w:pPr>
        <w:keepNext w:val="1"/>
        <w:ind w:left="0" w:firstLine="0"/>
        <w:rPr/>
      </w:pPr>
      <w:r w:rsidDel="00000000" w:rsidR="00000000" w:rsidRPr="00000000">
        <w:rPr/>
        <w:drawing>
          <wp:inline distB="0" distT="0" distL="0" distR="0">
            <wp:extent cx="5835650" cy="3359785"/>
            <wp:effectExtent b="0" l="0" r="0" t="0"/>
            <wp:docPr id="2121961403" name="image50.png"/>
            <a:graphic>
              <a:graphicData uri="http://schemas.openxmlformats.org/drawingml/2006/picture">
                <pic:pic>
                  <pic:nvPicPr>
                    <pic:cNvPr id="0" name="image50.png"/>
                    <pic:cNvPicPr preferRelativeResize="0"/>
                  </pic:nvPicPr>
                  <pic:blipFill>
                    <a:blip r:embed="rId17"/>
                    <a:srcRect b="0" l="0" r="0" t="0"/>
                    <a:stretch>
                      <a:fillRect/>
                    </a:stretch>
                  </pic:blipFill>
                  <pic:spPr>
                    <a:xfrm>
                      <a:off x="0" y="0"/>
                      <a:ext cx="5835650" cy="335978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47n2zr" w:id="35"/>
      <w:bookmarkEnd w:id="3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8: Biểu đồ phân rã use case quản lý sự kiện</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4"/>
        <w:numPr>
          <w:ilvl w:val="3"/>
          <w:numId w:val="28"/>
        </w:numPr>
        <w:ind w:left="864" w:hanging="864"/>
        <w:rPr/>
      </w:pPr>
      <w:r w:rsidDel="00000000" w:rsidR="00000000" w:rsidRPr="00000000">
        <w:rPr>
          <w:rtl w:val="0"/>
        </w:rPr>
        <w:t xml:space="preserve">Đặc tả use case quản lý loại tài khoản</w:t>
      </w:r>
    </w:p>
    <w:tbl>
      <w:tblPr>
        <w:tblStyle w:val="Table9"/>
        <w:tblW w:w="9010.0" w:type="dxa"/>
        <w:jc w:val="left"/>
        <w:tblLayout w:type="fixed"/>
        <w:tblLook w:val="0400"/>
      </w:tblPr>
      <w:tblGrid>
        <w:gridCol w:w="1810"/>
        <w:gridCol w:w="7200"/>
        <w:tblGridChange w:id="0">
          <w:tblGrid>
            <w:gridCol w:w="1810"/>
            <w:gridCol w:w="72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1">
            <w:pPr>
              <w:ind w:left="0" w:firstLine="0"/>
              <w:rPr/>
            </w:pPr>
            <w:r w:rsidDel="00000000" w:rsidR="00000000" w:rsidRPr="00000000">
              <w:rPr>
                <w:rtl w:val="0"/>
              </w:rPr>
              <w:t xml:space="preserve">Tên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2">
            <w:pPr>
              <w:ind w:left="0" w:firstLine="0"/>
              <w:rPr/>
            </w:pPr>
            <w:r w:rsidDel="00000000" w:rsidR="00000000" w:rsidRPr="00000000">
              <w:rPr>
                <w:rtl w:val="0"/>
              </w:rPr>
              <w:t xml:space="preserve">Quản lý loại tài khoản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3">
            <w:pPr>
              <w:ind w:left="0" w:firstLine="0"/>
              <w:rPr/>
            </w:pPr>
            <w:r w:rsidDel="00000000" w:rsidR="00000000" w:rsidRPr="00000000">
              <w:rPr>
                <w:rtl w:val="0"/>
              </w:rPr>
              <w:t xml:space="preserve">Mô tả</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4">
            <w:pPr>
              <w:ind w:left="0" w:firstLine="0"/>
              <w:rPr/>
            </w:pPr>
            <w:r w:rsidDel="00000000" w:rsidR="00000000" w:rsidRPr="00000000">
              <w:rPr>
                <w:rtl w:val="0"/>
              </w:rPr>
              <w:t xml:space="preserve">Use case này cho phép người dùng thêm, sửa, xóa loại tài khoản trong hệ thống</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5">
            <w:pPr>
              <w:ind w:left="0" w:firstLine="0"/>
              <w:rPr/>
            </w:pPr>
            <w:r w:rsidDel="00000000" w:rsidR="00000000" w:rsidRPr="00000000">
              <w:rPr>
                <w:rtl w:val="0"/>
              </w:rPr>
              <w:t xml:space="preserve">Luồng sự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C6">
            <w:pPr>
              <w:ind w:left="0" w:firstLine="0"/>
              <w:rPr/>
            </w:pPr>
            <w:r w:rsidDel="00000000" w:rsidR="00000000" w:rsidRPr="00000000">
              <w:rPr>
                <w:rtl w:val="0"/>
              </w:rPr>
              <w:t xml:space="preserve">Luồng cơ bản:</w:t>
            </w:r>
          </w:p>
          <w:p w:rsidR="00000000" w:rsidDel="00000000" w:rsidP="00000000" w:rsidRDefault="00000000" w:rsidRPr="00000000" w14:paraId="000001C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w:t>
            </w:r>
            <w:r w:rsidDel="00000000" w:rsidR="00000000" w:rsidRPr="00000000">
              <w:rPr>
                <w:rtl w:val="0"/>
              </w:rPr>
              <w:t xml:space="preserve">dùng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truy cập vào trang loại tài khoản.</w:t>
            </w:r>
          </w:p>
          <w:p w:rsidR="00000000" w:rsidDel="00000000" w:rsidP="00000000" w:rsidRDefault="00000000" w:rsidRPr="00000000" w14:paraId="000001C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chọn biểu tượng thêm loại tài khoản.</w:t>
            </w:r>
          </w:p>
          <w:p w:rsidR="00000000" w:rsidDel="00000000" w:rsidP="00000000" w:rsidRDefault="00000000" w:rsidRPr="00000000" w14:paraId="000001C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hiện form nhập thêm mới loại tài khoản.</w:t>
            </w:r>
          </w:p>
          <w:p w:rsidR="00000000" w:rsidDel="00000000" w:rsidP="00000000" w:rsidRDefault="00000000" w:rsidRPr="00000000" w14:paraId="000001C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điền thông tin mới và nhấn “Lưu”</w:t>
            </w:r>
          </w:p>
          <w:p w:rsidR="00000000" w:rsidDel="00000000" w:rsidP="00000000" w:rsidRDefault="00000000" w:rsidRPr="00000000" w14:paraId="000001C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thông tin người dùng nhập và xử lý.</w:t>
            </w:r>
          </w:p>
          <w:p w:rsidR="00000000" w:rsidDel="00000000" w:rsidP="00000000" w:rsidRDefault="00000000" w:rsidRPr="00000000" w14:paraId="000001C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hiển thị thông báo lưu thành công.</w:t>
            </w:r>
          </w:p>
          <w:p w:rsidR="00000000" w:rsidDel="00000000" w:rsidP="00000000" w:rsidRDefault="00000000" w:rsidRPr="00000000" w14:paraId="000001CD">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chọn biểu tượng sửa loại tài khoản trong danh sách.</w:t>
            </w:r>
          </w:p>
          <w:p w:rsidR="00000000" w:rsidDel="00000000" w:rsidP="00000000" w:rsidRDefault="00000000" w:rsidRPr="00000000" w14:paraId="000001CE">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hiện form và điền sẵn thông tin đã có.</w:t>
            </w:r>
          </w:p>
          <w:p w:rsidR="00000000" w:rsidDel="00000000" w:rsidP="00000000" w:rsidRDefault="00000000" w:rsidRPr="00000000" w14:paraId="000001C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cập nhật thông tin và nhấn “Lưu”</w:t>
            </w:r>
          </w:p>
          <w:p w:rsidR="00000000" w:rsidDel="00000000" w:rsidP="00000000" w:rsidRDefault="00000000" w:rsidRPr="00000000" w14:paraId="000001D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thông tin người dùng nhập và xử lý.</w:t>
            </w:r>
          </w:p>
          <w:p w:rsidR="00000000" w:rsidDel="00000000" w:rsidP="00000000" w:rsidRDefault="00000000" w:rsidRPr="00000000" w14:paraId="000001D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hiển thị thông báo lưu thành công.</w:t>
            </w:r>
          </w:p>
          <w:p w:rsidR="00000000" w:rsidDel="00000000" w:rsidP="00000000" w:rsidRDefault="00000000" w:rsidRPr="00000000" w14:paraId="000001D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chọn biểu tượng xóa trong danh sách.</w:t>
            </w:r>
          </w:p>
          <w:p w:rsidR="00000000" w:rsidDel="00000000" w:rsidP="00000000" w:rsidRDefault="00000000" w:rsidRPr="00000000" w14:paraId="000001D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w:t>
            </w:r>
            <w:r w:rsidDel="00000000" w:rsidR="00000000" w:rsidRPr="00000000">
              <w:rPr>
                <w:rtl w:val="0"/>
              </w:rPr>
              <w:t xml:space="preserve">hiển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thị thông báo xác nhận xóa.</w:t>
            </w:r>
          </w:p>
          <w:p w:rsidR="00000000" w:rsidDel="00000000" w:rsidP="00000000" w:rsidRDefault="00000000" w:rsidRPr="00000000" w14:paraId="000001D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bấm nút “OK”</w:t>
            </w:r>
          </w:p>
          <w:p w:rsidR="00000000" w:rsidDel="00000000" w:rsidP="00000000" w:rsidRDefault="00000000" w:rsidRPr="00000000" w14:paraId="000001D5">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thông tin và xử lý.</w:t>
            </w:r>
          </w:p>
          <w:p w:rsidR="00000000" w:rsidDel="00000000" w:rsidP="00000000" w:rsidRDefault="00000000" w:rsidRPr="00000000" w14:paraId="000001D6">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hiển thị thông báo xóa thành công.</w:t>
            </w:r>
          </w:p>
          <w:p w:rsidR="00000000" w:rsidDel="00000000" w:rsidP="00000000" w:rsidRDefault="00000000" w:rsidRPr="00000000" w14:paraId="000001D7">
            <w:pPr>
              <w:ind w:left="0" w:firstLine="0"/>
              <w:rPr/>
            </w:pPr>
            <w:r w:rsidDel="00000000" w:rsidR="00000000" w:rsidRPr="00000000">
              <w:rPr>
                <w:rtl w:val="0"/>
              </w:rPr>
              <w:t xml:space="preserve">Luồng rẽ nhánh:</w:t>
            </w:r>
          </w:p>
          <w:p w:rsidR="00000000" w:rsidDel="00000000" w:rsidP="00000000" w:rsidRDefault="00000000" w:rsidRPr="00000000" w14:paraId="000001D8">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21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bất kỳ bước nào trong luồng cơ bản, nếu không kết nối được với cơ sở dữ liệu thì hệ thống sẽ hiển thị một thông báo lỗi và use case kết thúc.</w:t>
            </w:r>
          </w:p>
          <w:p w:rsidR="00000000" w:rsidDel="00000000" w:rsidP="00000000" w:rsidRDefault="00000000" w:rsidRPr="00000000" w14:paraId="000001D9">
            <w:pPr>
              <w:keepNext w:val="0"/>
              <w:keepLines w:val="0"/>
              <w:pageBreakBefore w:val="0"/>
              <w:widowControl w:val="0"/>
              <w:numPr>
                <w:ilvl w:val="0"/>
                <w:numId w:val="26"/>
              </w:numPr>
              <w:pBdr>
                <w:top w:space="0" w:sz="0" w:val="nil"/>
                <w:left w:space="0" w:sz="0" w:val="nil"/>
                <w:bottom w:space="0" w:sz="0" w:val="nil"/>
                <w:right w:space="0" w:sz="0" w:val="nil"/>
                <w:between w:space="0" w:sz="0" w:val="nil"/>
              </w:pBdr>
              <w:shd w:fill="auto" w:val="clear"/>
              <w:spacing w:after="0" w:before="21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bước thứ 14 trong luồng cơ bản, nếu người dùng bấm nút “Cancel” thì thông tin sẽ không được xóa và use case kết thúc</w:t>
            </w:r>
          </w:p>
        </w:tc>
      </w:tr>
      <w:tr>
        <w:trPr>
          <w:cantSplit w:val="0"/>
          <w:trHeight w:val="8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A">
            <w:pPr>
              <w:ind w:left="0" w:firstLine="0"/>
              <w:rPr/>
            </w:pPr>
            <w:r w:rsidDel="00000000" w:rsidR="00000000" w:rsidRPr="00000000">
              <w:rPr>
                <w:rtl w:val="0"/>
              </w:rPr>
              <w:t xml:space="preserve">Tiền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B">
            <w:pPr>
              <w:numPr>
                <w:ilvl w:val="0"/>
                <w:numId w:val="4"/>
              </w:numPr>
              <w:ind w:left="720" w:hanging="360"/>
              <w:rPr/>
            </w:pPr>
            <w:r w:rsidDel="00000000" w:rsidR="00000000" w:rsidRPr="00000000">
              <w:rPr>
                <w:rtl w:val="0"/>
              </w:rPr>
              <w:t xml:space="preserve">Tài khoản đăng nhập là tài khoản admin</w:t>
            </w:r>
          </w:p>
        </w:tc>
      </w:tr>
      <w:tr>
        <w:trPr>
          <w:cantSplit w:val="0"/>
          <w:trHeight w:val="10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C">
            <w:pPr>
              <w:ind w:left="0" w:firstLine="0"/>
              <w:rPr/>
            </w:pPr>
            <w:r w:rsidDel="00000000" w:rsidR="00000000" w:rsidRPr="00000000">
              <w:rPr>
                <w:rtl w:val="0"/>
              </w:rPr>
              <w:t xml:space="preserve">Hậu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DD">
            <w:pPr>
              <w:keepNext w:val="1"/>
              <w:ind w:left="0" w:firstLine="0"/>
              <w:rPr/>
            </w:pPr>
            <w:r w:rsidDel="00000000" w:rsidR="00000000" w:rsidRPr="00000000">
              <w:rPr>
                <w:rtl w:val="0"/>
              </w:rPr>
            </w:r>
          </w:p>
        </w:tc>
      </w:tr>
    </w:tbl>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o7alnk" w:id="36"/>
      <w:bookmarkEnd w:id="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8: Đặc tả use case quản lý loại tài khoản</w:t>
      </w:r>
    </w:p>
    <w:p w:rsidR="00000000" w:rsidDel="00000000" w:rsidP="00000000" w:rsidRDefault="00000000" w:rsidRPr="00000000" w14:paraId="000001DF">
      <w:pPr>
        <w:keepNext w:val="1"/>
        <w:ind w:left="0" w:firstLine="0"/>
        <w:rPr/>
      </w:pPr>
      <w:r w:rsidDel="00000000" w:rsidR="00000000" w:rsidRPr="00000000">
        <w:rPr>
          <w:rtl w:val="0"/>
        </w:rPr>
        <w:tab/>
      </w:r>
      <w:r w:rsidDel="00000000" w:rsidR="00000000" w:rsidRPr="00000000">
        <w:rPr/>
        <w:drawing>
          <wp:inline distB="0" distT="0" distL="0" distR="0">
            <wp:extent cx="5838492" cy="2225834"/>
            <wp:effectExtent b="0" l="0" r="0" t="0"/>
            <wp:docPr id="2121961402" name="image48.png"/>
            <a:graphic>
              <a:graphicData uri="http://schemas.openxmlformats.org/drawingml/2006/picture">
                <pic:pic>
                  <pic:nvPicPr>
                    <pic:cNvPr id="0" name="image48.png"/>
                    <pic:cNvPicPr preferRelativeResize="0"/>
                  </pic:nvPicPr>
                  <pic:blipFill>
                    <a:blip r:embed="rId18"/>
                    <a:srcRect b="0" l="0" r="0" t="0"/>
                    <a:stretch>
                      <a:fillRect/>
                    </a:stretch>
                  </pic:blipFill>
                  <pic:spPr>
                    <a:xfrm>
                      <a:off x="0" y="0"/>
                      <a:ext cx="5838492" cy="2225834"/>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3ckvvd" w:id="37"/>
      <w:bookmarkEnd w:id="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9: Biểu đồ phân rã use case quản lý tài khoản</w:t>
      </w:r>
    </w:p>
    <w:p w:rsidR="00000000" w:rsidDel="00000000" w:rsidP="00000000" w:rsidRDefault="00000000" w:rsidRPr="00000000" w14:paraId="000001E1">
      <w:pPr>
        <w:pStyle w:val="Heading4"/>
        <w:numPr>
          <w:ilvl w:val="3"/>
          <w:numId w:val="28"/>
        </w:numPr>
        <w:ind w:left="864" w:hanging="864"/>
        <w:rPr/>
      </w:pPr>
      <w:r w:rsidDel="00000000" w:rsidR="00000000" w:rsidRPr="00000000">
        <w:rPr>
          <w:rtl w:val="0"/>
        </w:rPr>
        <w:t xml:space="preserve">Đặc tả use case quản lý mối quan hệ</w:t>
      </w:r>
    </w:p>
    <w:tbl>
      <w:tblPr>
        <w:tblStyle w:val="Table10"/>
        <w:tblW w:w="9010.0" w:type="dxa"/>
        <w:jc w:val="left"/>
        <w:tblLayout w:type="fixed"/>
        <w:tblLook w:val="0400"/>
      </w:tblPr>
      <w:tblGrid>
        <w:gridCol w:w="1811"/>
        <w:gridCol w:w="7199"/>
        <w:tblGridChange w:id="0">
          <w:tblGrid>
            <w:gridCol w:w="1811"/>
            <w:gridCol w:w="719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2">
            <w:pPr>
              <w:ind w:left="0" w:firstLine="0"/>
              <w:rPr/>
            </w:pPr>
            <w:r w:rsidDel="00000000" w:rsidR="00000000" w:rsidRPr="00000000">
              <w:rPr>
                <w:rtl w:val="0"/>
              </w:rPr>
              <w:t xml:space="preserve">Tên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3">
            <w:pPr>
              <w:ind w:left="0" w:firstLine="0"/>
              <w:rPr/>
            </w:pPr>
            <w:r w:rsidDel="00000000" w:rsidR="00000000" w:rsidRPr="00000000">
              <w:rPr>
                <w:rtl w:val="0"/>
              </w:rPr>
              <w:t xml:space="preserve">Quản lý mối quan hệ</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4">
            <w:pPr>
              <w:ind w:left="0" w:firstLine="0"/>
              <w:rPr/>
            </w:pPr>
            <w:r w:rsidDel="00000000" w:rsidR="00000000" w:rsidRPr="00000000">
              <w:rPr>
                <w:rtl w:val="0"/>
              </w:rPr>
              <w:t xml:space="preserve">Mô tả</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5">
            <w:pPr>
              <w:ind w:left="0" w:firstLine="0"/>
              <w:rPr/>
            </w:pPr>
            <w:r w:rsidDel="00000000" w:rsidR="00000000" w:rsidRPr="00000000">
              <w:rPr>
                <w:rtl w:val="0"/>
              </w:rPr>
              <w:t xml:space="preserve">Use case cho phép người dùng thêm, sửa, xóa các mối quan hệ xung quanh như bố mẹ, anh chị em, vợ con</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6">
            <w:pPr>
              <w:ind w:left="0" w:firstLine="0"/>
              <w:rPr/>
            </w:pPr>
            <w:r w:rsidDel="00000000" w:rsidR="00000000" w:rsidRPr="00000000">
              <w:rPr>
                <w:rtl w:val="0"/>
              </w:rPr>
              <w:t xml:space="preserve">Luồng sự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E7">
            <w:pPr>
              <w:ind w:left="0" w:firstLine="0"/>
              <w:rPr/>
            </w:pPr>
            <w:r w:rsidDel="00000000" w:rsidR="00000000" w:rsidRPr="00000000">
              <w:rPr>
                <w:rtl w:val="0"/>
              </w:rPr>
              <w:t xml:space="preserve">Luồng cơ bản:</w:t>
            </w:r>
          </w:p>
          <w:p w:rsidR="00000000" w:rsidDel="00000000" w:rsidP="00000000" w:rsidRDefault="00000000" w:rsidRPr="00000000" w14:paraId="000001E8">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truy cập vào trang gia pha của trang web.</w:t>
            </w:r>
          </w:p>
          <w:p w:rsidR="00000000" w:rsidDel="00000000" w:rsidP="00000000" w:rsidRDefault="00000000" w:rsidRPr="00000000" w14:paraId="000001E9">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có thể lựa chọn thêm hoặc sửa  thông tin của thành viên trong gia đình (bố mẹ, anh chị em, hoặc vợ con).</w:t>
            </w:r>
          </w:p>
          <w:p w:rsidR="00000000" w:rsidDel="00000000" w:rsidP="00000000" w:rsidRDefault="00000000" w:rsidRPr="00000000" w14:paraId="000001EA">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hiển form để người dùng nhập hoặc sửa thông tin</w:t>
            </w:r>
          </w:p>
          <w:p w:rsidR="00000000" w:rsidDel="00000000" w:rsidP="00000000" w:rsidRDefault="00000000" w:rsidRPr="00000000" w14:paraId="000001EB">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điền thông tin cần thiết như tên, tuổi, giới tính, năm sinh,… sau đó chọn “lưu” để xác nhận .</w:t>
            </w:r>
          </w:p>
          <w:p w:rsidR="00000000" w:rsidDel="00000000" w:rsidP="00000000" w:rsidRDefault="00000000" w:rsidRPr="00000000" w14:paraId="000001EC">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thông tin Admin nhập và xử lý.</w:t>
            </w:r>
          </w:p>
          <w:p w:rsidR="00000000" w:rsidDel="00000000" w:rsidP="00000000" w:rsidRDefault="00000000" w:rsidRPr="00000000" w14:paraId="000001E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hiển thị thông báo thay đổi thành công </w:t>
            </w:r>
          </w:p>
          <w:p w:rsidR="00000000" w:rsidDel="00000000" w:rsidP="00000000" w:rsidRDefault="00000000" w:rsidRPr="00000000" w14:paraId="000001EE">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nhấn biểu tượng xóa trong danh sách vợ con hoặc danh sách anh chị em.</w:t>
            </w:r>
          </w:p>
          <w:p w:rsidR="00000000" w:rsidDel="00000000" w:rsidP="00000000" w:rsidRDefault="00000000" w:rsidRPr="00000000" w14:paraId="000001E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hiển thị thông báo xác nhận xóa.</w:t>
            </w:r>
          </w:p>
          <w:p w:rsidR="00000000" w:rsidDel="00000000" w:rsidP="00000000" w:rsidRDefault="00000000" w:rsidRPr="00000000" w14:paraId="000001F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bấm nút “OK”</w:t>
            </w:r>
          </w:p>
          <w:p w:rsidR="00000000" w:rsidDel="00000000" w:rsidP="00000000" w:rsidRDefault="00000000" w:rsidRPr="00000000" w14:paraId="000001F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spacing w:after="0" w:before="120" w:line="276" w:lineRule="auto"/>
              <w:ind w:left="714"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thông tin và thông báo cho người dùng</w:t>
            </w:r>
          </w:p>
          <w:p w:rsidR="00000000" w:rsidDel="00000000" w:rsidP="00000000" w:rsidRDefault="00000000" w:rsidRPr="00000000" w14:paraId="000001F2">
            <w:pPr>
              <w:ind w:left="0" w:firstLine="0"/>
              <w:rPr/>
            </w:pPr>
            <w:r w:rsidDel="00000000" w:rsidR="00000000" w:rsidRPr="00000000">
              <w:rPr>
                <w:rtl w:val="0"/>
              </w:rPr>
              <w:t xml:space="preserve">Luồng rẽ nhánh:</w:t>
            </w:r>
          </w:p>
          <w:p w:rsidR="00000000" w:rsidDel="00000000" w:rsidP="00000000" w:rsidRDefault="00000000" w:rsidRPr="00000000" w14:paraId="000001F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21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bất kỳ bước nào trong luồng cơ bản, nếu không kết nối được với cơ sở dữ liệu thì hệ thống sẽ hiển thị một thông báo lỗi và use case kết thúc.</w:t>
            </w:r>
          </w:p>
          <w:p w:rsidR="00000000" w:rsidDel="00000000" w:rsidP="00000000" w:rsidRDefault="00000000" w:rsidRPr="00000000" w14:paraId="000001F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21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Tại bước 10 trong luồng cơ bản, hệ thống kiểm tra thông tin và phát hiện thông tin không hợp lệ sẽ thông báo cho người dùng</w:t>
            </w:r>
          </w:p>
          <w:p w:rsidR="00000000" w:rsidDel="00000000" w:rsidP="00000000" w:rsidRDefault="00000000" w:rsidRPr="00000000" w14:paraId="000001F5">
            <w:pPr>
              <w:rPr/>
            </w:pPr>
            <w:r w:rsidDel="00000000" w:rsidR="00000000" w:rsidRPr="00000000">
              <w:rPr>
                <w:rtl w:val="0"/>
              </w:rPr>
            </w:r>
          </w:p>
        </w:tc>
      </w:tr>
      <w:tr>
        <w:trPr>
          <w:cantSplit w:val="0"/>
          <w:trHeight w:val="8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6">
            <w:pPr>
              <w:ind w:left="0" w:firstLine="0"/>
              <w:rPr/>
            </w:pPr>
            <w:r w:rsidDel="00000000" w:rsidR="00000000" w:rsidRPr="00000000">
              <w:rPr>
                <w:rtl w:val="0"/>
              </w:rPr>
              <w:t xml:space="preserve">Tiền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7">
            <w:pPr>
              <w:numPr>
                <w:ilvl w:val="0"/>
                <w:numId w:val="4"/>
              </w:numPr>
              <w:ind w:left="720" w:hanging="360"/>
              <w:rPr/>
            </w:pPr>
            <w:r w:rsidDel="00000000" w:rsidR="00000000" w:rsidRPr="00000000">
              <w:rPr>
                <w:rtl w:val="0"/>
              </w:rPr>
              <w:t xml:space="preserve">Người dùng đã thực hiện đăng nhập.</w:t>
            </w:r>
          </w:p>
          <w:p w:rsidR="00000000" w:rsidDel="00000000" w:rsidP="00000000" w:rsidRDefault="00000000" w:rsidRPr="00000000" w14:paraId="000001F8">
            <w:pPr>
              <w:numPr>
                <w:ilvl w:val="0"/>
                <w:numId w:val="4"/>
              </w:numPr>
              <w:ind w:left="720" w:hanging="360"/>
              <w:rPr/>
            </w:pPr>
            <w:r w:rsidDel="00000000" w:rsidR="00000000" w:rsidRPr="00000000">
              <w:rPr>
                <w:rtl w:val="0"/>
              </w:rPr>
              <w:t xml:space="preserve">Hệ thống có cơ sở dữ liệu chứa thông tin cá nhân của người dùng.</w:t>
            </w:r>
          </w:p>
          <w:p w:rsidR="00000000" w:rsidDel="00000000" w:rsidP="00000000" w:rsidRDefault="00000000" w:rsidRPr="00000000" w14:paraId="000001F9">
            <w:pPr>
              <w:numPr>
                <w:ilvl w:val="0"/>
                <w:numId w:val="4"/>
              </w:numPr>
              <w:ind w:left="720" w:hanging="360"/>
              <w:rPr/>
            </w:pPr>
            <w:r w:rsidDel="00000000" w:rsidR="00000000" w:rsidRPr="00000000">
              <w:rPr>
                <w:rtl w:val="0"/>
              </w:rPr>
              <w:t xml:space="preserve">Người dùng đang thực hiện use case xem chi tiết mối quan hệ</w:t>
            </w:r>
          </w:p>
          <w:p w:rsidR="00000000" w:rsidDel="00000000" w:rsidP="00000000" w:rsidRDefault="00000000" w:rsidRPr="00000000" w14:paraId="000001FA">
            <w:pPr>
              <w:numPr>
                <w:ilvl w:val="0"/>
                <w:numId w:val="4"/>
              </w:numPr>
              <w:ind w:left="720" w:hanging="360"/>
              <w:rPr/>
            </w:pPr>
            <w:r w:rsidDel="00000000" w:rsidR="00000000" w:rsidRPr="00000000">
              <w:rPr>
                <w:rtl w:val="0"/>
              </w:rPr>
              <w:t xml:space="preserve">Tài khoản đăng nhập là admin</w:t>
            </w:r>
          </w:p>
        </w:tc>
      </w:tr>
      <w:tr>
        <w:trPr>
          <w:cantSplit w:val="0"/>
          <w:trHeight w:val="10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B">
            <w:pPr>
              <w:ind w:left="0" w:firstLine="0"/>
              <w:rPr/>
            </w:pPr>
            <w:r w:rsidDel="00000000" w:rsidR="00000000" w:rsidRPr="00000000">
              <w:rPr>
                <w:rtl w:val="0"/>
              </w:rPr>
              <w:t xml:space="preserve">Hậu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FC">
            <w:pPr>
              <w:keepNext w:val="1"/>
              <w:ind w:left="0" w:firstLine="0"/>
              <w:rPr/>
            </w:pPr>
            <w:r w:rsidDel="00000000" w:rsidR="00000000" w:rsidRPr="00000000">
              <w:rPr>
                <w:rtl w:val="0"/>
              </w:rPr>
            </w:r>
          </w:p>
        </w:tc>
      </w:tr>
    </w:tbl>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ihv636" w:id="38"/>
      <w:bookmarkEnd w:id="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9: Đặc tả use case quản lý mối quan hệ</w:t>
      </w:r>
    </w:p>
    <w:p w:rsidR="00000000" w:rsidDel="00000000" w:rsidP="00000000" w:rsidRDefault="00000000" w:rsidRPr="00000000" w14:paraId="000001FE">
      <w:pPr>
        <w:keepNext w:val="1"/>
        <w:ind w:left="0" w:firstLine="0"/>
        <w:rPr/>
      </w:pPr>
      <w:r w:rsidDel="00000000" w:rsidR="00000000" w:rsidRPr="00000000">
        <w:rPr/>
        <w:drawing>
          <wp:inline distB="0" distT="0" distL="0" distR="0">
            <wp:extent cx="5835650" cy="2516505"/>
            <wp:effectExtent b="0" l="0" r="0" t="0"/>
            <wp:docPr id="2121961406"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835650" cy="2516505"/>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2hioqz" w:id="39"/>
      <w:bookmarkEnd w:id="3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10: Biểu đồ phân rã use case quản lý mối quan hệ</w:t>
      </w:r>
    </w:p>
    <w:p w:rsidR="00000000" w:rsidDel="00000000" w:rsidP="00000000" w:rsidRDefault="00000000" w:rsidRPr="00000000" w14:paraId="00000200">
      <w:pPr>
        <w:pStyle w:val="Heading4"/>
        <w:numPr>
          <w:ilvl w:val="3"/>
          <w:numId w:val="28"/>
        </w:numPr>
        <w:ind w:left="864" w:hanging="864"/>
        <w:rPr/>
      </w:pPr>
      <w:r w:rsidDel="00000000" w:rsidR="00000000" w:rsidRPr="00000000">
        <w:rPr>
          <w:rtl w:val="0"/>
        </w:rPr>
        <w:t xml:space="preserve">Đặc tả use case tìm kiếm người trong gia phả</w:t>
      </w:r>
    </w:p>
    <w:tbl>
      <w:tblPr>
        <w:tblStyle w:val="Table11"/>
        <w:tblW w:w="9010.0" w:type="dxa"/>
        <w:jc w:val="left"/>
        <w:tblLayout w:type="fixed"/>
        <w:tblLook w:val="0400"/>
      </w:tblPr>
      <w:tblGrid>
        <w:gridCol w:w="1811"/>
        <w:gridCol w:w="7199"/>
        <w:tblGridChange w:id="0">
          <w:tblGrid>
            <w:gridCol w:w="1811"/>
            <w:gridCol w:w="719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1">
            <w:pPr>
              <w:ind w:left="0" w:firstLine="0"/>
              <w:rPr/>
            </w:pPr>
            <w:r w:rsidDel="00000000" w:rsidR="00000000" w:rsidRPr="00000000">
              <w:rPr>
                <w:rtl w:val="0"/>
              </w:rPr>
              <w:t xml:space="preserve">Tên use case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2">
            <w:pPr>
              <w:ind w:left="0" w:firstLine="0"/>
              <w:rPr/>
            </w:pPr>
            <w:r w:rsidDel="00000000" w:rsidR="00000000" w:rsidRPr="00000000">
              <w:rPr>
                <w:rtl w:val="0"/>
              </w:rPr>
              <w:t xml:space="preserve">Tìm kiếm người trong gia phả</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3">
            <w:pPr>
              <w:ind w:left="0" w:firstLine="0"/>
              <w:rPr/>
            </w:pPr>
            <w:r w:rsidDel="00000000" w:rsidR="00000000" w:rsidRPr="00000000">
              <w:rPr>
                <w:rtl w:val="0"/>
              </w:rPr>
              <w:t xml:space="preserve">Mô tả</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4">
            <w:pPr>
              <w:ind w:left="0" w:firstLine="0"/>
              <w:rPr/>
            </w:pPr>
            <w:r w:rsidDel="00000000" w:rsidR="00000000" w:rsidRPr="00000000">
              <w:rPr>
                <w:rtl w:val="0"/>
              </w:rPr>
              <w:t xml:space="preserve">Use case cho phép người dùng tìm kiếm thông tin muốn tìm</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5">
            <w:pPr>
              <w:ind w:left="0" w:firstLine="0"/>
              <w:rPr/>
            </w:pPr>
            <w:r w:rsidDel="00000000" w:rsidR="00000000" w:rsidRPr="00000000">
              <w:rPr>
                <w:rtl w:val="0"/>
              </w:rPr>
              <w:t xml:space="preserve">Luồng sự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6">
            <w:pPr>
              <w:ind w:left="0" w:firstLine="0"/>
              <w:rPr/>
            </w:pPr>
            <w:r w:rsidDel="00000000" w:rsidR="00000000" w:rsidRPr="00000000">
              <w:rPr>
                <w:rtl w:val="0"/>
              </w:rPr>
              <w:t xml:space="preserve">Luồng cơ bản:</w:t>
            </w:r>
          </w:p>
          <w:p w:rsidR="00000000" w:rsidDel="00000000" w:rsidP="00000000" w:rsidRDefault="00000000" w:rsidRPr="00000000" w14:paraId="00000207">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truy cập vào trang gia pha của trang web.</w:t>
            </w:r>
          </w:p>
          <w:p w:rsidR="00000000" w:rsidDel="00000000" w:rsidP="00000000" w:rsidRDefault="00000000" w:rsidRPr="00000000" w14:paraId="0000020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hiển thị ô tìm kiếm ở góc phải màn hình</w:t>
            </w:r>
          </w:p>
          <w:p w:rsidR="00000000" w:rsidDel="00000000" w:rsidP="00000000" w:rsidRDefault="00000000" w:rsidRPr="00000000" w14:paraId="00000209">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chọn trong danh sách đổ ra từ ô tìm kiếm (là 1 danh sách lựa chọn người trong gia phả)</w:t>
            </w:r>
          </w:p>
          <w:p w:rsidR="00000000" w:rsidDel="00000000" w:rsidP="00000000" w:rsidRDefault="00000000" w:rsidRPr="00000000" w14:paraId="0000020A">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tìm kiếm thông tin và di chuyển màn hình đến vị trí người đó trong cây gia phả và làm nổi bật ô thể hiện người đó trong gia phả</w:t>
            </w:r>
          </w:p>
          <w:p w:rsidR="00000000" w:rsidDel="00000000" w:rsidP="00000000" w:rsidRDefault="00000000" w:rsidRPr="00000000" w14:paraId="0000020B">
            <w:pPr>
              <w:ind w:left="0" w:firstLine="0"/>
              <w:rPr/>
            </w:pPr>
            <w:r w:rsidDel="00000000" w:rsidR="00000000" w:rsidRPr="00000000">
              <w:rPr>
                <w:rtl w:val="0"/>
              </w:rPr>
            </w:r>
          </w:p>
        </w:tc>
      </w:tr>
      <w:tr>
        <w:trPr>
          <w:cantSplit w:val="0"/>
          <w:trHeight w:val="813"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C">
            <w:pPr>
              <w:ind w:left="0" w:firstLine="0"/>
              <w:rPr/>
            </w:pPr>
            <w:r w:rsidDel="00000000" w:rsidR="00000000" w:rsidRPr="00000000">
              <w:rPr>
                <w:rtl w:val="0"/>
              </w:rPr>
              <w:t xml:space="preserve">Tiền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D">
            <w:pPr>
              <w:numPr>
                <w:ilvl w:val="0"/>
                <w:numId w:val="4"/>
              </w:numPr>
              <w:ind w:left="720" w:hanging="360"/>
              <w:rPr/>
            </w:pPr>
            <w:r w:rsidDel="00000000" w:rsidR="00000000" w:rsidRPr="00000000">
              <w:rPr>
                <w:rtl w:val="0"/>
              </w:rPr>
              <w:t xml:space="preserve">Người dùng đã thực hiện đăng nhập.</w:t>
            </w:r>
          </w:p>
        </w:tc>
      </w:tr>
      <w:tr>
        <w:trPr>
          <w:cantSplit w:val="0"/>
          <w:trHeight w:val="10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E">
            <w:pPr>
              <w:ind w:left="0" w:firstLine="0"/>
              <w:rPr/>
            </w:pPr>
            <w:r w:rsidDel="00000000" w:rsidR="00000000" w:rsidRPr="00000000">
              <w:rPr>
                <w:rtl w:val="0"/>
              </w:rPr>
              <w:t xml:space="preserve">Hậu điều kiện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0F">
            <w:pPr>
              <w:keepNext w:val="1"/>
              <w:ind w:left="0" w:firstLine="0"/>
              <w:rPr/>
            </w:pPr>
            <w:r w:rsidDel="00000000" w:rsidR="00000000" w:rsidRPr="00000000">
              <w:rPr>
                <w:rtl w:val="0"/>
              </w:rPr>
            </w:r>
          </w:p>
        </w:tc>
      </w:tr>
    </w:tbl>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hmsyys" w:id="40"/>
      <w:bookmarkEnd w:id="4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10: Đặc tả use case tìm kiếm người trong gia phả</w:t>
      </w:r>
    </w:p>
    <w:p w:rsidR="00000000" w:rsidDel="00000000" w:rsidP="00000000" w:rsidRDefault="00000000" w:rsidRPr="00000000" w14:paraId="00000211">
      <w:pPr>
        <w:keepNext w:val="1"/>
        <w:ind w:left="0" w:firstLine="0"/>
        <w:jc w:val="center"/>
        <w:rPr/>
      </w:pPr>
      <w:r w:rsidDel="00000000" w:rsidR="00000000" w:rsidRPr="00000000">
        <w:rPr/>
        <w:drawing>
          <wp:inline distB="0" distT="0" distL="0" distR="0">
            <wp:extent cx="5152390" cy="1343660"/>
            <wp:effectExtent b="0" l="0" r="0" t="0"/>
            <wp:docPr id="2121961404"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152390" cy="134366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1mghml" w:id="41"/>
      <w:bookmarkEnd w:id="4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11:  Biểu đồ phân rã use case tìm kiếm</w:t>
      </w:r>
    </w:p>
    <w:p w:rsidR="00000000" w:rsidDel="00000000" w:rsidP="00000000" w:rsidRDefault="00000000" w:rsidRPr="00000000" w14:paraId="00000213">
      <w:pPr>
        <w:rPr>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5">
      <w:pPr>
        <w:pStyle w:val="Heading1"/>
        <w:numPr>
          <w:ilvl w:val="0"/>
          <w:numId w:val="28"/>
        </w:numPr>
        <w:ind w:left="432" w:hanging="432"/>
        <w:rPr/>
      </w:pPr>
      <w:bookmarkStart w:colFirst="0" w:colLast="0" w:name="_heading=h.2grqrue" w:id="42"/>
      <w:bookmarkEnd w:id="42"/>
      <w:r w:rsidDel="00000000" w:rsidR="00000000" w:rsidRPr="00000000">
        <w:rPr>
          <w:rtl w:val="0"/>
        </w:rPr>
        <w:t xml:space="preserve">THIẾT KẾ VÀ XÂY DỰNG GIAO DIỆN WEBSITE</w:t>
      </w:r>
    </w:p>
    <w:p w:rsidR="00000000" w:rsidDel="00000000" w:rsidP="00000000" w:rsidRDefault="00000000" w:rsidRPr="00000000" w14:paraId="00000216">
      <w:pPr>
        <w:pStyle w:val="Heading2"/>
        <w:numPr>
          <w:ilvl w:val="1"/>
          <w:numId w:val="28"/>
        </w:numPr>
        <w:ind w:left="576" w:hanging="576"/>
        <w:rPr/>
      </w:pPr>
      <w:bookmarkStart w:colFirst="0" w:colLast="0" w:name="_heading=h.vx1227" w:id="43"/>
      <w:bookmarkEnd w:id="43"/>
      <w:r w:rsidDel="00000000" w:rsidR="00000000" w:rsidRPr="00000000">
        <w:rPr>
          <w:rtl w:val="0"/>
        </w:rPr>
        <w:t xml:space="preserve">Thiết kế các use case</w:t>
      </w:r>
    </w:p>
    <w:p w:rsidR="00000000" w:rsidDel="00000000" w:rsidP="00000000" w:rsidRDefault="00000000" w:rsidRPr="00000000" w14:paraId="00000217">
      <w:pPr>
        <w:pStyle w:val="Heading3"/>
        <w:numPr>
          <w:ilvl w:val="2"/>
          <w:numId w:val="28"/>
        </w:numPr>
        <w:ind w:left="720" w:hanging="720"/>
        <w:rPr>
          <w:i w:val="0"/>
        </w:rPr>
      </w:pPr>
      <w:bookmarkStart w:colFirst="0" w:colLast="0" w:name="_heading=h.3fwokq0" w:id="44"/>
      <w:bookmarkEnd w:id="44"/>
      <w:r w:rsidDel="00000000" w:rsidR="00000000" w:rsidRPr="00000000">
        <w:rPr>
          <w:rtl w:val="0"/>
        </w:rPr>
        <w:t xml:space="preserve">Use case đăng nh</w:t>
      </w:r>
      <w:r w:rsidDel="00000000" w:rsidR="00000000" w:rsidRPr="00000000">
        <w:rPr>
          <w:i w:val="1"/>
          <w:rtl w:val="0"/>
        </w:rPr>
        <w:t xml:space="preserve">ập</w:t>
      </w:r>
      <w:r w:rsidDel="00000000" w:rsidR="00000000" w:rsidRPr="00000000">
        <w:rPr>
          <w:rtl w:val="0"/>
        </w:rPr>
      </w:r>
    </w:p>
    <w:p w:rsidR="00000000" w:rsidDel="00000000" w:rsidP="00000000" w:rsidRDefault="00000000" w:rsidRPr="00000000" w14:paraId="00000218">
      <w:pPr>
        <w:pStyle w:val="Heading4"/>
        <w:numPr>
          <w:ilvl w:val="3"/>
          <w:numId w:val="28"/>
        </w:numPr>
        <w:ind w:left="864" w:hanging="864"/>
        <w:rPr/>
      </w:pPr>
      <w:r w:rsidDel="00000000" w:rsidR="00000000" w:rsidRPr="00000000">
        <w:rPr>
          <w:rtl w:val="0"/>
        </w:rPr>
        <w:t xml:space="preserve">Biểu đồ hoạt động</w:t>
      </w:r>
    </w:p>
    <w:p w:rsidR="00000000" w:rsidDel="00000000" w:rsidP="00000000" w:rsidRDefault="00000000" w:rsidRPr="00000000" w14:paraId="00000219">
      <w:pPr>
        <w:keepNext w:val="1"/>
        <w:widowControl w:val="1"/>
        <w:spacing w:line="240" w:lineRule="auto"/>
        <w:ind w:left="360" w:firstLine="0"/>
        <w:jc w:val="center"/>
        <w:rPr/>
      </w:pPr>
      <w:r w:rsidDel="00000000" w:rsidR="00000000" w:rsidRPr="00000000">
        <w:rPr/>
        <w:drawing>
          <wp:inline distB="0" distT="0" distL="0" distR="0">
            <wp:extent cx="5835650" cy="6454775"/>
            <wp:effectExtent b="0" l="0" r="0" t="0"/>
            <wp:docPr id="2121961405"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5835650" cy="645477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v1yuxt" w:id="45"/>
      <w:bookmarkEnd w:id="4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12: Biểu đồ hoạt động use case đăng nhập</w:t>
      </w:r>
    </w:p>
    <w:p w:rsidR="00000000" w:rsidDel="00000000" w:rsidP="00000000" w:rsidRDefault="00000000" w:rsidRPr="00000000" w14:paraId="0000021B">
      <w:pPr>
        <w:pStyle w:val="Heading4"/>
        <w:numPr>
          <w:ilvl w:val="3"/>
          <w:numId w:val="28"/>
        </w:numPr>
        <w:ind w:left="864" w:hanging="864"/>
        <w:rPr/>
      </w:pPr>
      <w:r w:rsidDel="00000000" w:rsidR="00000000" w:rsidRPr="00000000">
        <w:rPr>
          <w:rtl w:val="0"/>
        </w:rPr>
        <w:t xml:space="preserve">Biểu đồ trạng thái</w:t>
      </w:r>
    </w:p>
    <w:p w:rsidR="00000000" w:rsidDel="00000000" w:rsidP="00000000" w:rsidRDefault="00000000" w:rsidRPr="00000000" w14:paraId="0000021C">
      <w:pPr>
        <w:keepNext w:val="1"/>
        <w:ind w:left="0" w:firstLine="0"/>
        <w:rPr/>
      </w:pPr>
      <w:r w:rsidDel="00000000" w:rsidR="00000000" w:rsidRPr="00000000">
        <w:rPr/>
        <w:drawing>
          <wp:inline distB="0" distT="0" distL="0" distR="0">
            <wp:extent cx="5836299" cy="2475119"/>
            <wp:effectExtent b="0" l="0" r="0" t="0"/>
            <wp:docPr id="2121961407" name="image62.png"/>
            <a:graphic>
              <a:graphicData uri="http://schemas.openxmlformats.org/drawingml/2006/picture">
                <pic:pic>
                  <pic:nvPicPr>
                    <pic:cNvPr id="0" name="image62.png"/>
                    <pic:cNvPicPr preferRelativeResize="0"/>
                  </pic:nvPicPr>
                  <pic:blipFill>
                    <a:blip r:embed="rId22"/>
                    <a:srcRect b="0" l="0" r="0" t="0"/>
                    <a:stretch>
                      <a:fillRect/>
                    </a:stretch>
                  </pic:blipFill>
                  <pic:spPr>
                    <a:xfrm>
                      <a:off x="0" y="0"/>
                      <a:ext cx="5836299" cy="2475119"/>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f1mdlm" w:id="46"/>
      <w:bookmarkEnd w:id="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13: Biểu đồ trạng thái use case đăng nhập</w:t>
      </w:r>
    </w:p>
    <w:p w:rsidR="00000000" w:rsidDel="00000000" w:rsidP="00000000" w:rsidRDefault="00000000" w:rsidRPr="00000000" w14:paraId="0000021E">
      <w:pPr>
        <w:ind w:left="0" w:firstLine="0"/>
        <w:rPr/>
      </w:pPr>
      <w:r w:rsidDel="00000000" w:rsidR="00000000" w:rsidRPr="00000000">
        <w:rPr>
          <w:rtl w:val="0"/>
        </w:rPr>
      </w:r>
    </w:p>
    <w:p w:rsidR="00000000" w:rsidDel="00000000" w:rsidP="00000000" w:rsidRDefault="00000000" w:rsidRPr="00000000" w14:paraId="0000021F">
      <w:pPr>
        <w:pStyle w:val="Heading4"/>
        <w:numPr>
          <w:ilvl w:val="3"/>
          <w:numId w:val="28"/>
        </w:numPr>
        <w:ind w:left="864" w:hanging="864"/>
        <w:rPr/>
      </w:pPr>
      <w:r w:rsidDel="00000000" w:rsidR="00000000" w:rsidRPr="00000000">
        <w:rPr>
          <w:rtl w:val="0"/>
        </w:rPr>
        <w:t xml:space="preserve">Biểu đồ tuần tự</w:t>
      </w:r>
    </w:p>
    <w:p w:rsidR="00000000" w:rsidDel="00000000" w:rsidP="00000000" w:rsidRDefault="00000000" w:rsidRPr="00000000" w14:paraId="00000220">
      <w:pPr>
        <w:keepNext w:val="1"/>
        <w:ind w:left="0" w:firstLine="0"/>
        <w:jc w:val="center"/>
        <w:rPr/>
      </w:pPr>
      <w:r w:rsidDel="00000000" w:rsidR="00000000" w:rsidRPr="00000000">
        <w:rPr/>
        <w:drawing>
          <wp:inline distB="0" distT="0" distL="0" distR="0">
            <wp:extent cx="5835650" cy="4495800"/>
            <wp:effectExtent b="0" l="0" r="0" t="0"/>
            <wp:docPr id="2121961408" name="image52.png"/>
            <a:graphic>
              <a:graphicData uri="http://schemas.openxmlformats.org/drawingml/2006/picture">
                <pic:pic>
                  <pic:nvPicPr>
                    <pic:cNvPr id="0" name="image52.png"/>
                    <pic:cNvPicPr preferRelativeResize="0"/>
                  </pic:nvPicPr>
                  <pic:blipFill>
                    <a:blip r:embed="rId23"/>
                    <a:srcRect b="0" l="0" r="0" t="0"/>
                    <a:stretch>
                      <a:fillRect/>
                    </a:stretch>
                  </pic:blipFill>
                  <pic:spPr>
                    <a:xfrm>
                      <a:off x="0" y="0"/>
                      <a:ext cx="58356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u6wntf" w:id="47"/>
      <w:bookmarkEnd w:id="4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14: Biểu đồ tuần tự use case đăng nhập</w:t>
      </w:r>
    </w:p>
    <w:p w:rsidR="00000000" w:rsidDel="00000000" w:rsidP="00000000" w:rsidRDefault="00000000" w:rsidRPr="00000000" w14:paraId="00000222">
      <w:pPr>
        <w:pStyle w:val="Heading4"/>
        <w:numPr>
          <w:ilvl w:val="3"/>
          <w:numId w:val="28"/>
        </w:numPr>
        <w:ind w:left="864" w:hanging="864"/>
        <w:rPr/>
      </w:pPr>
      <w:r w:rsidDel="00000000" w:rsidR="00000000" w:rsidRPr="00000000">
        <w:rPr>
          <w:rtl w:val="0"/>
        </w:rPr>
        <w:t xml:space="preserve">Biểu đồ lớp</w:t>
      </w:r>
    </w:p>
    <w:p w:rsidR="00000000" w:rsidDel="00000000" w:rsidP="00000000" w:rsidRDefault="00000000" w:rsidRPr="00000000" w14:paraId="00000223">
      <w:pPr>
        <w:keepNext w:val="1"/>
        <w:ind w:left="0" w:firstLine="0"/>
        <w:rPr/>
      </w:pPr>
      <w:r w:rsidDel="00000000" w:rsidR="00000000" w:rsidRPr="00000000">
        <w:rPr/>
        <w:drawing>
          <wp:inline distB="0" distT="0" distL="0" distR="0">
            <wp:extent cx="5734050" cy="4030980"/>
            <wp:effectExtent b="0" l="0" r="0" t="0"/>
            <wp:docPr id="2121961409" name="image55.png"/>
            <a:graphic>
              <a:graphicData uri="http://schemas.openxmlformats.org/drawingml/2006/picture">
                <pic:pic>
                  <pic:nvPicPr>
                    <pic:cNvPr id="0" name="image55.png"/>
                    <pic:cNvPicPr preferRelativeResize="0"/>
                  </pic:nvPicPr>
                  <pic:blipFill>
                    <a:blip r:embed="rId24"/>
                    <a:srcRect b="0" l="0" r="0" t="0"/>
                    <a:stretch>
                      <a:fillRect/>
                    </a:stretch>
                  </pic:blipFill>
                  <pic:spPr>
                    <a:xfrm>
                      <a:off x="0" y="0"/>
                      <a:ext cx="5734050" cy="403098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9c6y18" w:id="48"/>
      <w:bookmarkEnd w:id="4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15: Biểu đồ lớp use case đăng nhập</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pStyle w:val="Heading3"/>
        <w:numPr>
          <w:ilvl w:val="2"/>
          <w:numId w:val="28"/>
        </w:numPr>
        <w:ind w:left="720" w:hanging="720"/>
        <w:rPr/>
      </w:pPr>
      <w:bookmarkStart w:colFirst="0" w:colLast="0" w:name="_heading=h.3tbugp1" w:id="49"/>
      <w:bookmarkEnd w:id="49"/>
      <w:r w:rsidDel="00000000" w:rsidR="00000000" w:rsidRPr="00000000">
        <w:rPr>
          <w:rtl w:val="0"/>
        </w:rPr>
        <w:t xml:space="preserve">Use case góp ý</w:t>
      </w:r>
    </w:p>
    <w:p w:rsidR="00000000" w:rsidDel="00000000" w:rsidP="00000000" w:rsidRDefault="00000000" w:rsidRPr="00000000" w14:paraId="00000227">
      <w:pPr>
        <w:pStyle w:val="Heading4"/>
        <w:numPr>
          <w:ilvl w:val="3"/>
          <w:numId w:val="28"/>
        </w:numPr>
        <w:ind w:left="864" w:hanging="864"/>
        <w:rPr/>
      </w:pPr>
      <w:r w:rsidDel="00000000" w:rsidR="00000000" w:rsidRPr="00000000">
        <w:rPr>
          <w:rtl w:val="0"/>
        </w:rPr>
        <w:t xml:space="preserve">Biểu đồ hoạt động</w:t>
      </w:r>
    </w:p>
    <w:p w:rsidR="00000000" w:rsidDel="00000000" w:rsidP="00000000" w:rsidRDefault="00000000" w:rsidRPr="00000000" w14:paraId="00000228">
      <w:pPr>
        <w:keepNext w:val="1"/>
        <w:widowControl w:val="1"/>
        <w:spacing w:line="240" w:lineRule="auto"/>
        <w:ind w:left="360" w:firstLine="0"/>
        <w:jc w:val="left"/>
        <w:rPr/>
      </w:pPr>
      <w:r w:rsidDel="00000000" w:rsidR="00000000" w:rsidRPr="00000000">
        <w:rPr/>
        <w:drawing>
          <wp:inline distB="0" distT="0" distL="0" distR="0">
            <wp:extent cx="5835650" cy="6015990"/>
            <wp:effectExtent b="0" l="0" r="0" t="0"/>
            <wp:docPr id="2121961410" name="image53.png"/>
            <a:graphic>
              <a:graphicData uri="http://schemas.openxmlformats.org/drawingml/2006/picture">
                <pic:pic>
                  <pic:nvPicPr>
                    <pic:cNvPr id="0" name="image53.png"/>
                    <pic:cNvPicPr preferRelativeResize="0"/>
                  </pic:nvPicPr>
                  <pic:blipFill>
                    <a:blip r:embed="rId25"/>
                    <a:srcRect b="0" l="0" r="0" t="0"/>
                    <a:stretch>
                      <a:fillRect/>
                    </a:stretch>
                  </pic:blipFill>
                  <pic:spPr>
                    <a:xfrm>
                      <a:off x="0" y="0"/>
                      <a:ext cx="5835650" cy="601599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8h4qwu" w:id="50"/>
      <w:bookmarkEnd w:id="5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16: Biểu đồ hoạt động use case góp ý</w:t>
      </w:r>
    </w:p>
    <w:p w:rsidR="00000000" w:rsidDel="00000000" w:rsidP="00000000" w:rsidRDefault="00000000" w:rsidRPr="00000000" w14:paraId="0000022A">
      <w:pPr>
        <w:ind w:left="0" w:firstLine="0"/>
        <w:rPr/>
      </w:pPr>
      <w:r w:rsidDel="00000000" w:rsidR="00000000" w:rsidRPr="00000000">
        <w:rPr>
          <w:rtl w:val="0"/>
        </w:rPr>
      </w:r>
    </w:p>
    <w:p w:rsidR="00000000" w:rsidDel="00000000" w:rsidP="00000000" w:rsidRDefault="00000000" w:rsidRPr="00000000" w14:paraId="0000022B">
      <w:pPr>
        <w:pStyle w:val="Heading4"/>
        <w:numPr>
          <w:ilvl w:val="3"/>
          <w:numId w:val="28"/>
        </w:numPr>
        <w:ind w:left="864" w:hanging="864"/>
        <w:rPr/>
      </w:pPr>
      <w:r w:rsidDel="00000000" w:rsidR="00000000" w:rsidRPr="00000000">
        <w:rPr>
          <w:rtl w:val="0"/>
        </w:rPr>
        <w:t xml:space="preserve">Biểu đồ trạng thái</w:t>
      </w:r>
    </w:p>
    <w:p w:rsidR="00000000" w:rsidDel="00000000" w:rsidP="00000000" w:rsidRDefault="00000000" w:rsidRPr="00000000" w14:paraId="0000022C">
      <w:pPr>
        <w:keepNext w:val="1"/>
        <w:widowControl w:val="1"/>
        <w:spacing w:line="240" w:lineRule="auto"/>
        <w:ind w:left="360" w:firstLine="0"/>
        <w:jc w:val="left"/>
        <w:rPr/>
      </w:pPr>
      <w:r w:rsidDel="00000000" w:rsidR="00000000" w:rsidRPr="00000000">
        <w:rPr/>
        <w:drawing>
          <wp:inline distB="0" distT="0" distL="0" distR="0">
            <wp:extent cx="5835650" cy="2943225"/>
            <wp:effectExtent b="0" l="0" r="0" t="0"/>
            <wp:docPr id="2121961411" name="image54.png"/>
            <a:graphic>
              <a:graphicData uri="http://schemas.openxmlformats.org/drawingml/2006/picture">
                <pic:pic>
                  <pic:nvPicPr>
                    <pic:cNvPr id="0" name="image54.png"/>
                    <pic:cNvPicPr preferRelativeResize="0"/>
                  </pic:nvPicPr>
                  <pic:blipFill>
                    <a:blip r:embed="rId26"/>
                    <a:srcRect b="0" l="0" r="0" t="0"/>
                    <a:stretch>
                      <a:fillRect/>
                    </a:stretch>
                  </pic:blipFill>
                  <pic:spPr>
                    <a:xfrm>
                      <a:off x="0" y="0"/>
                      <a:ext cx="5835650"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nmf14n" w:id="51"/>
      <w:bookmarkEnd w:id="5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17: Biểu đồ trạng thái use case góp ý</w:t>
      </w:r>
    </w:p>
    <w:p w:rsidR="00000000" w:rsidDel="00000000" w:rsidP="00000000" w:rsidRDefault="00000000" w:rsidRPr="00000000" w14:paraId="0000022E">
      <w:pPr>
        <w:pStyle w:val="Heading4"/>
        <w:numPr>
          <w:ilvl w:val="3"/>
          <w:numId w:val="28"/>
        </w:numPr>
        <w:ind w:left="864" w:hanging="864"/>
        <w:rPr/>
      </w:pPr>
      <w:r w:rsidDel="00000000" w:rsidR="00000000" w:rsidRPr="00000000">
        <w:rPr>
          <w:rtl w:val="0"/>
        </w:rPr>
        <w:t xml:space="preserve">Biểu đồ tuần tự</w:t>
      </w:r>
    </w:p>
    <w:p w:rsidR="00000000" w:rsidDel="00000000" w:rsidP="00000000" w:rsidRDefault="00000000" w:rsidRPr="00000000" w14:paraId="0000022F">
      <w:pPr>
        <w:keepNext w:val="1"/>
        <w:ind w:left="0" w:firstLine="0"/>
        <w:rPr/>
      </w:pPr>
      <w:r w:rsidDel="00000000" w:rsidR="00000000" w:rsidRPr="00000000">
        <w:rPr/>
        <w:drawing>
          <wp:inline distB="0" distT="0" distL="0" distR="0">
            <wp:extent cx="5835650" cy="3510915"/>
            <wp:effectExtent b="0" l="0" r="0" t="0"/>
            <wp:docPr id="2121961412" name="image56.png"/>
            <a:graphic>
              <a:graphicData uri="http://schemas.openxmlformats.org/drawingml/2006/picture">
                <pic:pic>
                  <pic:nvPicPr>
                    <pic:cNvPr id="0" name="image56.png"/>
                    <pic:cNvPicPr preferRelativeResize="0"/>
                  </pic:nvPicPr>
                  <pic:blipFill>
                    <a:blip r:embed="rId27"/>
                    <a:srcRect b="0" l="0" r="0" t="0"/>
                    <a:stretch>
                      <a:fillRect/>
                    </a:stretch>
                  </pic:blipFill>
                  <pic:spPr>
                    <a:xfrm>
                      <a:off x="0" y="0"/>
                      <a:ext cx="5835650" cy="351091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zbgiuw" w:id="52"/>
      <w:bookmarkEnd w:id="5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18: Biểu đồ tuần tự use case góp ý</w:t>
      </w:r>
    </w:p>
    <w:p w:rsidR="00000000" w:rsidDel="00000000" w:rsidP="00000000" w:rsidRDefault="00000000" w:rsidRPr="00000000" w14:paraId="00000231">
      <w:pPr>
        <w:keepNext w:val="1"/>
        <w:ind w:left="0" w:firstLine="0"/>
        <w:rPr/>
      </w:pPr>
      <w:r w:rsidDel="00000000" w:rsidR="00000000" w:rsidRPr="00000000">
        <w:rPr/>
        <w:drawing>
          <wp:inline distB="0" distT="0" distL="0" distR="0">
            <wp:extent cx="5835650" cy="4521200"/>
            <wp:effectExtent b="0" l="0" r="0" t="0"/>
            <wp:docPr id="2121961413" name="image57.png"/>
            <a:graphic>
              <a:graphicData uri="http://schemas.openxmlformats.org/drawingml/2006/picture">
                <pic:pic>
                  <pic:nvPicPr>
                    <pic:cNvPr id="0" name="image57.png"/>
                    <pic:cNvPicPr preferRelativeResize="0"/>
                  </pic:nvPicPr>
                  <pic:blipFill>
                    <a:blip r:embed="rId28"/>
                    <a:srcRect b="0" l="0" r="0" t="0"/>
                    <a:stretch>
                      <a:fillRect/>
                    </a:stretch>
                  </pic:blipFill>
                  <pic:spPr>
                    <a:xfrm>
                      <a:off x="0" y="0"/>
                      <a:ext cx="583565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egqt2p" w:id="53"/>
      <w:bookmarkEnd w:id="5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19: Biểu đồ lớp use case góp ý</w:t>
      </w:r>
    </w:p>
    <w:p w:rsidR="00000000" w:rsidDel="00000000" w:rsidP="00000000" w:rsidRDefault="00000000" w:rsidRPr="00000000" w14:paraId="00000233">
      <w:pPr>
        <w:pStyle w:val="Heading3"/>
        <w:numPr>
          <w:ilvl w:val="2"/>
          <w:numId w:val="28"/>
        </w:numPr>
        <w:ind w:left="720" w:hanging="720"/>
        <w:rPr/>
      </w:pPr>
      <w:bookmarkStart w:colFirst="0" w:colLast="0" w:name="_heading=h.3ygebqi" w:id="54"/>
      <w:bookmarkEnd w:id="54"/>
      <w:r w:rsidDel="00000000" w:rsidR="00000000" w:rsidRPr="00000000">
        <w:rPr>
          <w:rtl w:val="0"/>
        </w:rPr>
        <w:t xml:space="preserve">Use case thêm tiểu sử</w:t>
      </w:r>
    </w:p>
    <w:p w:rsidR="00000000" w:rsidDel="00000000" w:rsidP="00000000" w:rsidRDefault="00000000" w:rsidRPr="00000000" w14:paraId="00000234">
      <w:pPr>
        <w:pStyle w:val="Heading4"/>
        <w:numPr>
          <w:ilvl w:val="3"/>
          <w:numId w:val="28"/>
        </w:numPr>
        <w:ind w:left="864" w:hanging="864"/>
        <w:rPr/>
      </w:pPr>
      <w:r w:rsidDel="00000000" w:rsidR="00000000" w:rsidRPr="00000000">
        <w:rPr>
          <w:rtl w:val="0"/>
        </w:rPr>
        <w:t xml:space="preserve">Biểu đồ hoạt động</w:t>
      </w:r>
    </w:p>
    <w:p w:rsidR="00000000" w:rsidDel="00000000" w:rsidP="00000000" w:rsidRDefault="00000000" w:rsidRPr="00000000" w14:paraId="00000235">
      <w:pPr>
        <w:keepNext w:val="1"/>
        <w:widowControl w:val="1"/>
        <w:spacing w:line="240" w:lineRule="auto"/>
        <w:ind w:left="360" w:firstLine="0"/>
        <w:jc w:val="left"/>
        <w:rPr/>
      </w:pPr>
      <w:r w:rsidDel="00000000" w:rsidR="00000000" w:rsidRPr="00000000">
        <w:rPr/>
        <w:drawing>
          <wp:inline distB="0" distT="0" distL="0" distR="0">
            <wp:extent cx="5835650" cy="6007100"/>
            <wp:effectExtent b="0" l="0" r="0" t="0"/>
            <wp:docPr id="2121961414" name="image58.png"/>
            <a:graphic>
              <a:graphicData uri="http://schemas.openxmlformats.org/drawingml/2006/picture">
                <pic:pic>
                  <pic:nvPicPr>
                    <pic:cNvPr id="0" name="image58.png"/>
                    <pic:cNvPicPr preferRelativeResize="0"/>
                  </pic:nvPicPr>
                  <pic:blipFill>
                    <a:blip r:embed="rId29"/>
                    <a:srcRect b="0" l="0" r="0" t="0"/>
                    <a:stretch>
                      <a:fillRect/>
                    </a:stretch>
                  </pic:blipFill>
                  <pic:spPr>
                    <a:xfrm>
                      <a:off x="0" y="0"/>
                      <a:ext cx="583565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dlolyb" w:id="55"/>
      <w:bookmarkEnd w:id="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20: Biểu đồ hoạt động use case thêm tiểu sử</w:t>
      </w:r>
    </w:p>
    <w:p w:rsidR="00000000" w:rsidDel="00000000" w:rsidP="00000000" w:rsidRDefault="00000000" w:rsidRPr="00000000" w14:paraId="00000237">
      <w:pPr>
        <w:pStyle w:val="Heading4"/>
        <w:numPr>
          <w:ilvl w:val="3"/>
          <w:numId w:val="28"/>
        </w:numPr>
        <w:ind w:left="864" w:hanging="864"/>
        <w:rPr/>
      </w:pPr>
      <w:r w:rsidDel="00000000" w:rsidR="00000000" w:rsidRPr="00000000">
        <w:rPr>
          <w:rtl w:val="0"/>
        </w:rPr>
        <w:t xml:space="preserve">Biểu đồ trạng thái</w:t>
      </w:r>
    </w:p>
    <w:p w:rsidR="00000000" w:rsidDel="00000000" w:rsidP="00000000" w:rsidRDefault="00000000" w:rsidRPr="00000000" w14:paraId="00000238">
      <w:pPr>
        <w:keepNext w:val="1"/>
        <w:widowControl w:val="1"/>
        <w:spacing w:line="240" w:lineRule="auto"/>
        <w:ind w:left="360" w:firstLine="0"/>
        <w:jc w:val="left"/>
        <w:rPr/>
      </w:pPr>
      <w:r w:rsidDel="00000000" w:rsidR="00000000" w:rsidRPr="00000000">
        <w:rPr/>
        <w:drawing>
          <wp:inline distB="0" distT="0" distL="0" distR="0">
            <wp:extent cx="5835650" cy="2820035"/>
            <wp:effectExtent b="0" l="0" r="0" t="0"/>
            <wp:docPr id="2121961385"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835650" cy="282003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sqyw64" w:id="56"/>
      <w:bookmarkEnd w:id="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21: Biểu đồ trạng thái use case thêm tiểu sử</w:t>
      </w:r>
    </w:p>
    <w:p w:rsidR="00000000" w:rsidDel="00000000" w:rsidP="00000000" w:rsidRDefault="00000000" w:rsidRPr="00000000" w14:paraId="0000023A">
      <w:pPr>
        <w:pStyle w:val="Heading4"/>
        <w:numPr>
          <w:ilvl w:val="3"/>
          <w:numId w:val="28"/>
        </w:numPr>
        <w:ind w:left="864" w:hanging="864"/>
        <w:rPr/>
      </w:pPr>
      <w:r w:rsidDel="00000000" w:rsidR="00000000" w:rsidRPr="00000000">
        <w:rPr>
          <w:rtl w:val="0"/>
        </w:rPr>
        <w:t xml:space="preserve">Biểu đồ tuần tự</w:t>
      </w:r>
    </w:p>
    <w:p w:rsidR="00000000" w:rsidDel="00000000" w:rsidP="00000000" w:rsidRDefault="00000000" w:rsidRPr="00000000" w14:paraId="0000023B">
      <w:pPr>
        <w:keepNext w:val="1"/>
        <w:ind w:left="0" w:firstLine="0"/>
        <w:rPr/>
      </w:pPr>
      <w:r w:rsidDel="00000000" w:rsidR="00000000" w:rsidRPr="00000000">
        <w:rPr/>
        <w:drawing>
          <wp:inline distB="0" distT="0" distL="0" distR="0">
            <wp:extent cx="5835650" cy="4360545"/>
            <wp:effectExtent b="0" l="0" r="0" t="0"/>
            <wp:docPr id="2121961386"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5835650" cy="4360545"/>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cqmetx" w:id="57"/>
      <w:bookmarkEnd w:id="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22: Biểu đồ tuần tự use case thêm tiểu sử</w:t>
      </w:r>
    </w:p>
    <w:p w:rsidR="00000000" w:rsidDel="00000000" w:rsidP="00000000" w:rsidRDefault="00000000" w:rsidRPr="00000000" w14:paraId="0000023D">
      <w:pPr>
        <w:pStyle w:val="Heading4"/>
        <w:numPr>
          <w:ilvl w:val="3"/>
          <w:numId w:val="28"/>
        </w:numPr>
        <w:ind w:left="864" w:hanging="864"/>
        <w:rPr>
          <w:i w:val="1"/>
        </w:rPr>
      </w:pPr>
      <w:r w:rsidDel="00000000" w:rsidR="00000000" w:rsidRPr="00000000">
        <w:rPr>
          <w:rtl w:val="0"/>
        </w:rPr>
        <w:t xml:space="preserve">Biểu đồ lớp</w:t>
      </w:r>
      <w:r w:rsidDel="00000000" w:rsidR="00000000" w:rsidRPr="00000000">
        <w:rPr>
          <w:rtl w:val="0"/>
        </w:rPr>
      </w:r>
    </w:p>
    <w:p w:rsidR="00000000" w:rsidDel="00000000" w:rsidP="00000000" w:rsidRDefault="00000000" w:rsidRPr="00000000" w14:paraId="0000023E">
      <w:pPr>
        <w:keepNext w:val="1"/>
        <w:ind w:left="0" w:firstLine="0"/>
        <w:rPr/>
      </w:pPr>
      <w:r w:rsidDel="00000000" w:rsidR="00000000" w:rsidRPr="00000000">
        <w:rPr/>
        <w:drawing>
          <wp:inline distB="0" distT="0" distL="0" distR="0">
            <wp:extent cx="5835650" cy="4669790"/>
            <wp:effectExtent b="0" l="0" r="0" t="0"/>
            <wp:docPr id="2121961387" name="image41.png"/>
            <a:graphic>
              <a:graphicData uri="http://schemas.openxmlformats.org/drawingml/2006/picture">
                <pic:pic>
                  <pic:nvPicPr>
                    <pic:cNvPr id="0" name="image41.png"/>
                    <pic:cNvPicPr preferRelativeResize="0"/>
                  </pic:nvPicPr>
                  <pic:blipFill>
                    <a:blip r:embed="rId32"/>
                    <a:srcRect b="0" l="0" r="0" t="0"/>
                    <a:stretch>
                      <a:fillRect/>
                    </a:stretch>
                  </pic:blipFill>
                  <pic:spPr>
                    <a:xfrm>
                      <a:off x="0" y="0"/>
                      <a:ext cx="5835650" cy="466979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rvwp1q" w:id="58"/>
      <w:bookmarkEnd w:id="5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23: Biểu đồ lớp use case thêm tiểu sử</w:t>
      </w:r>
    </w:p>
    <w:p w:rsidR="00000000" w:rsidDel="00000000" w:rsidP="00000000" w:rsidRDefault="00000000" w:rsidRPr="00000000" w14:paraId="00000240">
      <w:pPr>
        <w:pStyle w:val="Heading3"/>
        <w:numPr>
          <w:ilvl w:val="2"/>
          <w:numId w:val="28"/>
        </w:numPr>
        <w:ind w:left="720" w:hanging="720"/>
        <w:rPr/>
      </w:pPr>
      <w:bookmarkStart w:colFirst="0" w:colLast="0" w:name="_heading=h.4bvk7pj" w:id="59"/>
      <w:bookmarkEnd w:id="59"/>
      <w:r w:rsidDel="00000000" w:rsidR="00000000" w:rsidRPr="00000000">
        <w:rPr>
          <w:rtl w:val="0"/>
        </w:rPr>
        <w:t xml:space="preserve">Use case xem chi tiết mối quan hệ</w:t>
      </w:r>
    </w:p>
    <w:p w:rsidR="00000000" w:rsidDel="00000000" w:rsidP="00000000" w:rsidRDefault="00000000" w:rsidRPr="00000000" w14:paraId="00000241">
      <w:pPr>
        <w:pStyle w:val="Heading4"/>
        <w:numPr>
          <w:ilvl w:val="3"/>
          <w:numId w:val="28"/>
        </w:numPr>
        <w:ind w:left="864" w:hanging="864"/>
        <w:rPr/>
      </w:pPr>
      <w:r w:rsidDel="00000000" w:rsidR="00000000" w:rsidRPr="00000000">
        <w:rPr>
          <w:rtl w:val="0"/>
        </w:rPr>
        <w:t xml:space="preserve">Biểu đồ hoạt động</w:t>
      </w:r>
    </w:p>
    <w:p w:rsidR="00000000" w:rsidDel="00000000" w:rsidP="00000000" w:rsidRDefault="00000000" w:rsidRPr="00000000" w14:paraId="00000242">
      <w:pPr>
        <w:keepNext w:val="1"/>
        <w:widowControl w:val="1"/>
        <w:spacing w:line="240" w:lineRule="auto"/>
        <w:ind w:left="0" w:firstLine="0"/>
        <w:jc w:val="center"/>
        <w:rPr/>
      </w:pPr>
      <w:r w:rsidDel="00000000" w:rsidR="00000000" w:rsidRPr="00000000">
        <w:rPr/>
        <w:drawing>
          <wp:inline distB="0" distT="0" distL="0" distR="0">
            <wp:extent cx="5835650" cy="4511040"/>
            <wp:effectExtent b="0" l="0" r="0" t="0"/>
            <wp:docPr id="2121961388"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835650" cy="451104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r0uhxc" w:id="60"/>
      <w:bookmarkEnd w:id="6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24: Biểu đồ hoạt động use case xem chi tiết mối quan hệ</w:t>
      </w:r>
    </w:p>
    <w:p w:rsidR="00000000" w:rsidDel="00000000" w:rsidP="00000000" w:rsidRDefault="00000000" w:rsidRPr="00000000" w14:paraId="00000244">
      <w:pPr>
        <w:pStyle w:val="Heading4"/>
        <w:numPr>
          <w:ilvl w:val="3"/>
          <w:numId w:val="28"/>
        </w:numPr>
        <w:ind w:left="864" w:hanging="864"/>
        <w:rPr/>
      </w:pPr>
      <w:r w:rsidDel="00000000" w:rsidR="00000000" w:rsidRPr="00000000">
        <w:rPr>
          <w:rtl w:val="0"/>
        </w:rPr>
        <w:t xml:space="preserve">Biểu đồ trạng thái</w:t>
      </w:r>
    </w:p>
    <w:p w:rsidR="00000000" w:rsidDel="00000000" w:rsidP="00000000" w:rsidRDefault="00000000" w:rsidRPr="00000000" w14:paraId="00000245">
      <w:pPr>
        <w:keepNext w:val="1"/>
        <w:widowControl w:val="1"/>
        <w:spacing w:line="240" w:lineRule="auto"/>
        <w:ind w:left="0" w:firstLine="0"/>
        <w:jc w:val="center"/>
        <w:rPr/>
      </w:pPr>
      <w:r w:rsidDel="00000000" w:rsidR="00000000" w:rsidRPr="00000000">
        <w:rPr>
          <w:sz w:val="24"/>
          <w:szCs w:val="24"/>
        </w:rPr>
        <w:drawing>
          <wp:inline distB="0" distT="0" distL="0" distR="0">
            <wp:extent cx="4786630" cy="2844800"/>
            <wp:effectExtent b="0" l="0" r="0" t="0"/>
            <wp:docPr id="2121961389"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478663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664s55" w:id="61"/>
      <w:bookmarkEnd w:id="6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25: Biểu đồ trạng thái use case xem chi tiết mối quan hệ</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Heading4"/>
        <w:numPr>
          <w:ilvl w:val="3"/>
          <w:numId w:val="28"/>
        </w:numPr>
        <w:ind w:left="864" w:hanging="864"/>
        <w:rPr/>
      </w:pPr>
      <w:r w:rsidDel="00000000" w:rsidR="00000000" w:rsidRPr="00000000">
        <w:rPr>
          <w:rtl w:val="0"/>
        </w:rPr>
        <w:t xml:space="preserve">Biểu đồ tuần tự</w:t>
      </w:r>
    </w:p>
    <w:p w:rsidR="00000000" w:rsidDel="00000000" w:rsidP="00000000" w:rsidRDefault="00000000" w:rsidRPr="00000000" w14:paraId="00000249">
      <w:pPr>
        <w:keepNext w:val="1"/>
        <w:ind w:left="0" w:firstLine="0"/>
        <w:rPr/>
      </w:pPr>
      <w:r w:rsidDel="00000000" w:rsidR="00000000" w:rsidRPr="00000000">
        <w:rPr/>
        <w:drawing>
          <wp:inline distB="0" distT="0" distL="0" distR="0">
            <wp:extent cx="5838881" cy="2835344"/>
            <wp:effectExtent b="0" l="0" r="0" t="0"/>
            <wp:docPr id="2121961390" name="image60.png"/>
            <a:graphic>
              <a:graphicData uri="http://schemas.openxmlformats.org/drawingml/2006/picture">
                <pic:pic>
                  <pic:nvPicPr>
                    <pic:cNvPr id="0" name="image60.png"/>
                    <pic:cNvPicPr preferRelativeResize="0"/>
                  </pic:nvPicPr>
                  <pic:blipFill>
                    <a:blip r:embed="rId35"/>
                    <a:srcRect b="0" l="0" r="0" t="0"/>
                    <a:stretch>
                      <a:fillRect/>
                    </a:stretch>
                  </pic:blipFill>
                  <pic:spPr>
                    <a:xfrm>
                      <a:off x="0" y="0"/>
                      <a:ext cx="5838881" cy="2835344"/>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q5sasy" w:id="62"/>
      <w:bookmarkEnd w:id="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26: Biểu đồ tuần tự use case xem chi tiết mối quan hệ</w:t>
      </w:r>
    </w:p>
    <w:p w:rsidR="00000000" w:rsidDel="00000000" w:rsidP="00000000" w:rsidRDefault="00000000" w:rsidRPr="00000000" w14:paraId="0000024B">
      <w:pPr>
        <w:pStyle w:val="Heading4"/>
        <w:numPr>
          <w:ilvl w:val="3"/>
          <w:numId w:val="28"/>
        </w:numPr>
        <w:ind w:left="864" w:hanging="864"/>
        <w:rPr/>
      </w:pPr>
      <w:r w:rsidDel="00000000" w:rsidR="00000000" w:rsidRPr="00000000">
        <w:rPr>
          <w:rtl w:val="0"/>
        </w:rPr>
        <w:t xml:space="preserve">Biểu đồ lớp</w:t>
      </w:r>
    </w:p>
    <w:p w:rsidR="00000000" w:rsidDel="00000000" w:rsidP="00000000" w:rsidRDefault="00000000" w:rsidRPr="00000000" w14:paraId="0000024C">
      <w:pPr>
        <w:keepNext w:val="1"/>
        <w:ind w:left="0" w:firstLine="0"/>
        <w:rPr/>
      </w:pPr>
      <w:r w:rsidDel="00000000" w:rsidR="00000000" w:rsidRPr="00000000">
        <w:rPr>
          <w:rtl w:val="0"/>
        </w:rPr>
      </w:r>
    </w:p>
    <w:p w:rsidR="00000000" w:rsidDel="00000000" w:rsidP="00000000" w:rsidRDefault="00000000" w:rsidRPr="00000000" w14:paraId="0000024D">
      <w:pPr>
        <w:keepNext w:val="1"/>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34050" cy="5028993"/>
            <wp:effectExtent b="0" l="0" r="0" t="0"/>
            <wp:docPr id="2121961391"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734050" cy="5028993"/>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5b2l0r" w:id="63"/>
      <w:bookmarkEnd w:id="6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27:  Biểu đồ lớp use case xem chi tiết mối quan hệ</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0">
      <w:pPr>
        <w:pStyle w:val="Heading3"/>
        <w:numPr>
          <w:ilvl w:val="2"/>
          <w:numId w:val="28"/>
        </w:numPr>
        <w:ind w:left="720" w:hanging="720"/>
        <w:rPr/>
      </w:pPr>
      <w:bookmarkStart w:colFirst="0" w:colLast="0" w:name="_heading=h.kgcv8k" w:id="64"/>
      <w:bookmarkEnd w:id="64"/>
      <w:r w:rsidDel="00000000" w:rsidR="00000000" w:rsidRPr="00000000">
        <w:rPr>
          <w:rtl w:val="0"/>
        </w:rPr>
        <w:t xml:space="preserve">Use case cấp tài khoản</w:t>
      </w:r>
    </w:p>
    <w:p w:rsidR="00000000" w:rsidDel="00000000" w:rsidP="00000000" w:rsidRDefault="00000000" w:rsidRPr="00000000" w14:paraId="00000251">
      <w:pPr>
        <w:pStyle w:val="Heading4"/>
        <w:numPr>
          <w:ilvl w:val="3"/>
          <w:numId w:val="28"/>
        </w:numPr>
        <w:ind w:left="864" w:hanging="864"/>
        <w:rPr/>
      </w:pPr>
      <w:r w:rsidDel="00000000" w:rsidR="00000000" w:rsidRPr="00000000">
        <w:rPr>
          <w:rtl w:val="0"/>
        </w:rPr>
        <w:t xml:space="preserve">Biểu đồ hoạt động</w:t>
      </w:r>
    </w:p>
    <w:p w:rsidR="00000000" w:rsidDel="00000000" w:rsidP="00000000" w:rsidRDefault="00000000" w:rsidRPr="00000000" w14:paraId="00000252">
      <w:pPr>
        <w:keepNext w:val="1"/>
        <w:jc w:val="center"/>
        <w:rPr/>
      </w:pPr>
      <w:r w:rsidDel="00000000" w:rsidR="00000000" w:rsidRPr="00000000">
        <w:rPr/>
        <w:drawing>
          <wp:inline distB="0" distT="0" distL="0" distR="0">
            <wp:extent cx="5835650" cy="5747385"/>
            <wp:effectExtent b="0" l="0" r="0" t="0"/>
            <wp:docPr id="2121961392"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5835650" cy="574738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4g0dwd" w:id="65"/>
      <w:bookmarkEnd w:id="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28: Biểu đồ hoạt động use case cấp tài khoản</w:t>
      </w:r>
    </w:p>
    <w:p w:rsidR="00000000" w:rsidDel="00000000" w:rsidP="00000000" w:rsidRDefault="00000000" w:rsidRPr="00000000" w14:paraId="00000254">
      <w:pPr>
        <w:pStyle w:val="Heading4"/>
        <w:numPr>
          <w:ilvl w:val="3"/>
          <w:numId w:val="28"/>
        </w:numPr>
        <w:ind w:left="864" w:hanging="864"/>
        <w:rPr/>
      </w:pPr>
      <w:r w:rsidDel="00000000" w:rsidR="00000000" w:rsidRPr="00000000">
        <w:rPr>
          <w:rtl w:val="0"/>
        </w:rPr>
        <w:t xml:space="preserve">Biểu đồ trạng thái</w:t>
      </w:r>
    </w:p>
    <w:p w:rsidR="00000000" w:rsidDel="00000000" w:rsidP="00000000" w:rsidRDefault="00000000" w:rsidRPr="00000000" w14:paraId="00000255">
      <w:pPr>
        <w:keepNext w:val="1"/>
        <w:rPr/>
      </w:pPr>
      <w:r w:rsidDel="00000000" w:rsidR="00000000" w:rsidRPr="00000000">
        <w:rPr/>
        <w:drawing>
          <wp:inline distB="0" distT="0" distL="0" distR="0">
            <wp:extent cx="5836891" cy="2653453"/>
            <wp:effectExtent b="0" l="0" r="0" t="0"/>
            <wp:docPr id="2121961393"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5836891" cy="2653453"/>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jlao46" w:id="66"/>
      <w:bookmarkEnd w:id="6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29: Biểu đồ trạng thái use case cấp tài khoản</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pStyle w:val="Heading4"/>
        <w:numPr>
          <w:ilvl w:val="3"/>
          <w:numId w:val="28"/>
        </w:numPr>
        <w:ind w:left="864" w:hanging="864"/>
        <w:rPr/>
      </w:pPr>
      <w:r w:rsidDel="00000000" w:rsidR="00000000" w:rsidRPr="00000000">
        <w:rPr>
          <w:rtl w:val="0"/>
        </w:rPr>
        <w:t xml:space="preserve">Biểu đồ tuần tự</w:t>
      </w:r>
    </w:p>
    <w:p w:rsidR="00000000" w:rsidDel="00000000" w:rsidP="00000000" w:rsidRDefault="00000000" w:rsidRPr="00000000" w14:paraId="00000259">
      <w:pPr>
        <w:keepNext w:val="1"/>
        <w:ind w:left="0" w:firstLine="0"/>
        <w:rPr/>
      </w:pPr>
      <w:r w:rsidDel="00000000" w:rsidR="00000000" w:rsidRPr="00000000">
        <w:rPr/>
        <w:drawing>
          <wp:inline distB="0" distT="0" distL="0" distR="0">
            <wp:extent cx="5734050" cy="4659630"/>
            <wp:effectExtent b="0" l="0" r="0" t="0"/>
            <wp:docPr id="2121961394"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5734050" cy="465963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3ky6rz" w:id="67"/>
      <w:bookmarkEnd w:id="6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30: Biểu đồ tuần tự use case cấp tài khoản</w:t>
      </w:r>
    </w:p>
    <w:p w:rsidR="00000000" w:rsidDel="00000000" w:rsidP="00000000" w:rsidRDefault="00000000" w:rsidRPr="00000000" w14:paraId="0000025B">
      <w:pPr>
        <w:pStyle w:val="Heading4"/>
        <w:numPr>
          <w:ilvl w:val="3"/>
          <w:numId w:val="28"/>
        </w:numPr>
        <w:ind w:left="864" w:hanging="864"/>
        <w:rPr>
          <w:i w:val="1"/>
        </w:rPr>
      </w:pPr>
      <w:r w:rsidDel="00000000" w:rsidR="00000000" w:rsidRPr="00000000">
        <w:rPr>
          <w:rtl w:val="0"/>
        </w:rPr>
        <w:t xml:space="preserve">Biểu đồ lớp</w:t>
      </w:r>
      <w:r w:rsidDel="00000000" w:rsidR="00000000" w:rsidRPr="00000000">
        <w:rPr>
          <w:rtl w:val="0"/>
        </w:rPr>
      </w:r>
    </w:p>
    <w:p w:rsidR="00000000" w:rsidDel="00000000" w:rsidP="00000000" w:rsidRDefault="00000000" w:rsidRPr="00000000" w14:paraId="0000025C">
      <w:pPr>
        <w:keepNext w:val="1"/>
        <w:ind w:left="0" w:firstLine="0"/>
        <w:rPr/>
      </w:pPr>
      <w:r w:rsidDel="00000000" w:rsidR="00000000" w:rsidRPr="00000000">
        <w:rPr/>
        <w:drawing>
          <wp:inline distB="0" distT="0" distL="0" distR="0">
            <wp:extent cx="5734050" cy="6653530"/>
            <wp:effectExtent b="0" l="0" r="0" t="0"/>
            <wp:docPr id="2121961361"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5734050" cy="665353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iq8gzs" w:id="68"/>
      <w:bookmarkEnd w:id="6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31: Biểu đồ lớp use case cấp tài khoản</w:t>
      </w:r>
    </w:p>
    <w:p w:rsidR="00000000" w:rsidDel="00000000" w:rsidP="00000000" w:rsidRDefault="00000000" w:rsidRPr="00000000" w14:paraId="0000025E">
      <w:pPr>
        <w:pStyle w:val="Heading3"/>
        <w:numPr>
          <w:ilvl w:val="2"/>
          <w:numId w:val="28"/>
        </w:numPr>
        <w:ind w:left="720" w:hanging="720"/>
        <w:rPr/>
      </w:pPr>
      <w:bookmarkStart w:colFirst="0" w:colLast="0" w:name="_heading=h.xvir7l" w:id="69"/>
      <w:bookmarkEnd w:id="69"/>
      <w:r w:rsidDel="00000000" w:rsidR="00000000" w:rsidRPr="00000000">
        <w:rPr>
          <w:rtl w:val="0"/>
        </w:rPr>
        <w:t xml:space="preserve">Use case quản lý tài khoản</w:t>
      </w:r>
    </w:p>
    <w:p w:rsidR="00000000" w:rsidDel="00000000" w:rsidP="00000000" w:rsidRDefault="00000000" w:rsidRPr="00000000" w14:paraId="0000025F">
      <w:pPr>
        <w:pStyle w:val="Heading4"/>
        <w:numPr>
          <w:ilvl w:val="3"/>
          <w:numId w:val="28"/>
        </w:numPr>
        <w:ind w:left="864" w:hanging="864"/>
        <w:rPr/>
      </w:pPr>
      <w:r w:rsidDel="00000000" w:rsidR="00000000" w:rsidRPr="00000000">
        <w:rPr>
          <w:rtl w:val="0"/>
        </w:rPr>
        <w:t xml:space="preserve">Biểu đồ hoạt động</w:t>
      </w:r>
    </w:p>
    <w:p w:rsidR="00000000" w:rsidDel="00000000" w:rsidP="00000000" w:rsidRDefault="00000000" w:rsidRPr="00000000" w14:paraId="00000260">
      <w:pPr>
        <w:keepNext w:val="1"/>
        <w:rPr/>
      </w:pPr>
      <w:r w:rsidDel="00000000" w:rsidR="00000000" w:rsidRPr="00000000">
        <w:rPr/>
        <w:drawing>
          <wp:inline distB="0" distT="0" distL="0" distR="0">
            <wp:extent cx="5835650" cy="5835650"/>
            <wp:effectExtent b="0" l="0" r="0" t="0"/>
            <wp:docPr id="2121961362"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835650" cy="5835650"/>
                    </a:xfrm>
                    <a:prstGeom prst="rect"/>
                    <a:ln/>
                  </pic:spPr>
                </pic:pic>
              </a:graphicData>
            </a:graphic>
          </wp:inline>
        </w:drawing>
      </w: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hv69ve" w:id="70"/>
      <w:bookmarkEnd w:id="7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32: Biểu đồ hoạt động quản lý tài khoản</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pStyle w:val="Heading4"/>
        <w:numPr>
          <w:ilvl w:val="3"/>
          <w:numId w:val="28"/>
        </w:numPr>
        <w:ind w:left="864" w:hanging="864"/>
        <w:rPr/>
      </w:pPr>
      <w:r w:rsidDel="00000000" w:rsidR="00000000" w:rsidRPr="00000000">
        <w:rPr>
          <w:rtl w:val="0"/>
        </w:rPr>
        <w:t xml:space="preserve">Biểu đồ trạng thái</w:t>
      </w:r>
    </w:p>
    <w:p w:rsidR="00000000" w:rsidDel="00000000" w:rsidP="00000000" w:rsidRDefault="00000000" w:rsidRPr="00000000" w14:paraId="00000264">
      <w:pPr>
        <w:keepNext w:val="1"/>
        <w:rPr/>
      </w:pPr>
      <w:r w:rsidDel="00000000" w:rsidR="00000000" w:rsidRPr="00000000">
        <w:rPr/>
        <w:drawing>
          <wp:inline distB="0" distT="0" distL="0" distR="0">
            <wp:extent cx="5835650" cy="3237230"/>
            <wp:effectExtent b="0" l="0" r="0" t="0"/>
            <wp:docPr id="2121961363"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835650" cy="323723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x0gk37" w:id="71"/>
      <w:bookmarkEnd w:id="7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33: Biểu đồ trạng thái use case quản lý tài khoản</w:t>
      </w:r>
    </w:p>
    <w:p w:rsidR="00000000" w:rsidDel="00000000" w:rsidP="00000000" w:rsidRDefault="00000000" w:rsidRPr="00000000" w14:paraId="00000266">
      <w:pPr>
        <w:pStyle w:val="Heading4"/>
        <w:numPr>
          <w:ilvl w:val="3"/>
          <w:numId w:val="28"/>
        </w:numPr>
        <w:ind w:left="864" w:hanging="864"/>
        <w:rPr/>
      </w:pPr>
      <w:r w:rsidDel="00000000" w:rsidR="00000000" w:rsidRPr="00000000">
        <w:rPr>
          <w:rtl w:val="0"/>
        </w:rPr>
        <w:t xml:space="preserve">Biểu đồ tuần tự</w:t>
      </w:r>
    </w:p>
    <w:p w:rsidR="00000000" w:rsidDel="00000000" w:rsidP="00000000" w:rsidRDefault="00000000" w:rsidRPr="00000000" w14:paraId="00000267">
      <w:pPr>
        <w:keepNext w:val="1"/>
        <w:rPr/>
      </w:pPr>
      <w:r w:rsidDel="00000000" w:rsidR="00000000" w:rsidRPr="00000000">
        <w:rPr/>
        <w:drawing>
          <wp:inline distB="0" distT="0" distL="0" distR="0">
            <wp:extent cx="5735243" cy="4268377"/>
            <wp:effectExtent b="0" l="0" r="0" t="0"/>
            <wp:docPr id="2121961364"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735243" cy="4268377"/>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1"/>
        <w:rPr/>
      </w:pPr>
      <w:r w:rsidDel="00000000" w:rsidR="00000000" w:rsidRPr="00000000">
        <w:rPr/>
        <w:drawing>
          <wp:inline distB="0" distT="0" distL="0" distR="0">
            <wp:extent cx="5835650" cy="3755390"/>
            <wp:effectExtent b="0" l="0" r="0" t="0"/>
            <wp:docPr id="2121961365"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835650" cy="375539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h042r0" w:id="72"/>
      <w:bookmarkEnd w:id="7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34: Biểu đồ tuân tự use case quản lý tài khoản</w:t>
      </w:r>
    </w:p>
    <w:p w:rsidR="00000000" w:rsidDel="00000000" w:rsidP="00000000" w:rsidRDefault="00000000" w:rsidRPr="00000000" w14:paraId="0000026A">
      <w:pPr>
        <w:pStyle w:val="Heading4"/>
        <w:numPr>
          <w:ilvl w:val="3"/>
          <w:numId w:val="28"/>
        </w:numPr>
        <w:ind w:left="864" w:hanging="864"/>
        <w:rPr/>
      </w:pPr>
      <w:r w:rsidDel="00000000" w:rsidR="00000000" w:rsidRPr="00000000">
        <w:rPr>
          <w:rtl w:val="0"/>
        </w:rPr>
        <w:t xml:space="preserve">Biểu đồ lớp</w:t>
      </w:r>
    </w:p>
    <w:p w:rsidR="00000000" w:rsidDel="00000000" w:rsidP="00000000" w:rsidRDefault="00000000" w:rsidRPr="00000000" w14:paraId="0000026B">
      <w:pPr>
        <w:keepNext w:val="1"/>
        <w:rPr/>
      </w:pPr>
      <w:r w:rsidDel="00000000" w:rsidR="00000000" w:rsidRPr="00000000">
        <w:rPr/>
        <w:drawing>
          <wp:inline distB="0" distT="0" distL="0" distR="0">
            <wp:extent cx="5734050" cy="4808220"/>
            <wp:effectExtent b="0" l="0" r="0" t="0"/>
            <wp:docPr id="2121961366"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5734050" cy="4808220"/>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w5ecyt" w:id="73"/>
      <w:bookmarkEnd w:id="7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35: Biểu đồ lớp use case quản lý tài khoản</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E">
      <w:pPr>
        <w:pStyle w:val="Heading3"/>
        <w:numPr>
          <w:ilvl w:val="2"/>
          <w:numId w:val="28"/>
        </w:numPr>
        <w:ind w:left="720" w:hanging="720"/>
        <w:rPr/>
      </w:pPr>
      <w:bookmarkStart w:colFirst="0" w:colLast="0" w:name="_heading=h.1baon6m" w:id="74"/>
      <w:bookmarkEnd w:id="74"/>
      <w:r w:rsidDel="00000000" w:rsidR="00000000" w:rsidRPr="00000000">
        <w:rPr>
          <w:rtl w:val="0"/>
        </w:rPr>
        <w:t xml:space="preserve">Use case quản lý sự kiện</w:t>
      </w:r>
    </w:p>
    <w:p w:rsidR="00000000" w:rsidDel="00000000" w:rsidP="00000000" w:rsidRDefault="00000000" w:rsidRPr="00000000" w14:paraId="0000026F">
      <w:pPr>
        <w:pStyle w:val="Heading4"/>
        <w:numPr>
          <w:ilvl w:val="3"/>
          <w:numId w:val="28"/>
        </w:numPr>
        <w:ind w:left="864" w:hanging="864"/>
        <w:rPr/>
      </w:pPr>
      <w:r w:rsidDel="00000000" w:rsidR="00000000" w:rsidRPr="00000000">
        <w:rPr>
          <w:rtl w:val="0"/>
        </w:rPr>
        <w:t xml:space="preserve">Biểu đồ hoạt động</w:t>
      </w:r>
    </w:p>
    <w:p w:rsidR="00000000" w:rsidDel="00000000" w:rsidP="00000000" w:rsidRDefault="00000000" w:rsidRPr="00000000" w14:paraId="00000270">
      <w:pPr>
        <w:keepNext w:val="1"/>
        <w:rPr/>
      </w:pPr>
      <w:r w:rsidDel="00000000" w:rsidR="00000000" w:rsidRPr="00000000">
        <w:rPr/>
        <w:drawing>
          <wp:inline distB="0" distT="0" distL="0" distR="0">
            <wp:extent cx="5835650" cy="5835650"/>
            <wp:effectExtent b="0" l="0" r="0" t="0"/>
            <wp:docPr id="2121961367"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5835650" cy="583565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vac5uf" w:id="75"/>
      <w:bookmarkEnd w:id="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36: Biểu đồ hoạt động use case quản lý sự kiện</w:t>
      </w:r>
    </w:p>
    <w:p w:rsidR="00000000" w:rsidDel="00000000" w:rsidP="00000000" w:rsidRDefault="00000000" w:rsidRPr="00000000" w14:paraId="00000272">
      <w:pPr>
        <w:pStyle w:val="Heading4"/>
        <w:numPr>
          <w:ilvl w:val="3"/>
          <w:numId w:val="28"/>
        </w:numPr>
        <w:ind w:left="864" w:hanging="864"/>
        <w:rPr/>
      </w:pPr>
      <w:r w:rsidDel="00000000" w:rsidR="00000000" w:rsidRPr="00000000">
        <w:rPr>
          <w:rtl w:val="0"/>
        </w:rPr>
        <w:t xml:space="preserve">Biểu đồ trạng thái</w:t>
      </w:r>
    </w:p>
    <w:p w:rsidR="00000000" w:rsidDel="00000000" w:rsidP="00000000" w:rsidRDefault="00000000" w:rsidRPr="00000000" w14:paraId="00000273">
      <w:pPr>
        <w:keepNext w:val="1"/>
        <w:rPr/>
      </w:pPr>
      <w:r w:rsidDel="00000000" w:rsidR="00000000" w:rsidRPr="00000000">
        <w:rPr/>
        <w:drawing>
          <wp:inline distB="0" distT="0" distL="0" distR="0">
            <wp:extent cx="5841163" cy="2881920"/>
            <wp:effectExtent b="0" l="0" r="0" t="0"/>
            <wp:docPr id="2121961368" name="image9.png"/>
            <a:graphic>
              <a:graphicData uri="http://schemas.openxmlformats.org/drawingml/2006/picture">
                <pic:pic>
                  <pic:nvPicPr>
                    <pic:cNvPr id="0" name="image9.png"/>
                    <pic:cNvPicPr preferRelativeResize="0"/>
                  </pic:nvPicPr>
                  <pic:blipFill>
                    <a:blip r:embed="rId47"/>
                    <a:srcRect b="0" l="0" r="0" t="0"/>
                    <a:stretch>
                      <a:fillRect/>
                    </a:stretch>
                  </pic:blipFill>
                  <pic:spPr>
                    <a:xfrm>
                      <a:off x="0" y="0"/>
                      <a:ext cx="5841163" cy="288192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afmg28" w:id="76"/>
      <w:bookmarkEnd w:id="7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37: Biểu đồ trạng thái use case quản lý sự kiện</w:t>
      </w:r>
    </w:p>
    <w:p w:rsidR="00000000" w:rsidDel="00000000" w:rsidP="00000000" w:rsidRDefault="00000000" w:rsidRPr="00000000" w14:paraId="00000275">
      <w:pPr>
        <w:keepNext w:val="1"/>
        <w:rPr/>
      </w:pPr>
      <w:r w:rsidDel="00000000" w:rsidR="00000000" w:rsidRPr="00000000">
        <w:rPr>
          <w:rtl w:val="0"/>
        </w:rPr>
      </w:r>
    </w:p>
    <w:p w:rsidR="00000000" w:rsidDel="00000000" w:rsidP="00000000" w:rsidRDefault="00000000" w:rsidRPr="00000000" w14:paraId="00000276">
      <w:pPr>
        <w:pStyle w:val="Heading4"/>
        <w:numPr>
          <w:ilvl w:val="3"/>
          <w:numId w:val="28"/>
        </w:numPr>
        <w:ind w:left="864" w:hanging="864"/>
        <w:rPr/>
      </w:pPr>
      <w:r w:rsidDel="00000000" w:rsidR="00000000" w:rsidRPr="00000000">
        <w:rPr>
          <w:rtl w:val="0"/>
        </w:rPr>
        <w:t xml:space="preserve">Biểu đồ tuần tự</w:t>
      </w:r>
    </w:p>
    <w:p w:rsidR="00000000" w:rsidDel="00000000" w:rsidP="00000000" w:rsidRDefault="00000000" w:rsidRPr="00000000" w14:paraId="00000277">
      <w:pPr>
        <w:rPr/>
      </w:pPr>
      <w:r w:rsidDel="00000000" w:rsidR="00000000" w:rsidRPr="00000000">
        <w:rPr/>
        <w:drawing>
          <wp:inline distB="0" distT="0" distL="0" distR="0">
            <wp:extent cx="5739304" cy="4702563"/>
            <wp:effectExtent b="0" l="0" r="0" t="0"/>
            <wp:docPr id="2121961369"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5739304" cy="4702563"/>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keepNext w:val="1"/>
        <w:rPr/>
      </w:pPr>
      <w:r w:rsidDel="00000000" w:rsidR="00000000" w:rsidRPr="00000000">
        <w:rPr/>
        <w:drawing>
          <wp:inline distB="0" distT="0" distL="0" distR="0">
            <wp:extent cx="5734050" cy="5648325"/>
            <wp:effectExtent b="0" l="0" r="0" t="0"/>
            <wp:docPr id="2121961370"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734050" cy="564832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pkwqa1" w:id="77"/>
      <w:bookmarkEnd w:id="7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38: Biểu đồ tuần tự use case quản lý sự kiện</w:t>
      </w:r>
    </w:p>
    <w:p w:rsidR="00000000" w:rsidDel="00000000" w:rsidP="00000000" w:rsidRDefault="00000000" w:rsidRPr="00000000" w14:paraId="0000027A">
      <w:pPr>
        <w:pStyle w:val="Heading4"/>
        <w:numPr>
          <w:ilvl w:val="3"/>
          <w:numId w:val="28"/>
        </w:numPr>
        <w:ind w:left="864" w:hanging="864"/>
        <w:rPr/>
      </w:pPr>
      <w:r w:rsidDel="00000000" w:rsidR="00000000" w:rsidRPr="00000000">
        <w:rPr>
          <w:rtl w:val="0"/>
        </w:rPr>
        <w:t xml:space="preserve">Biểu đồ lớp</w:t>
      </w:r>
    </w:p>
    <w:p w:rsidR="00000000" w:rsidDel="00000000" w:rsidP="00000000" w:rsidRDefault="00000000" w:rsidRPr="00000000" w14:paraId="0000027B">
      <w:pPr>
        <w:keepNext w:val="1"/>
        <w:rPr/>
      </w:pPr>
      <w:r w:rsidDel="00000000" w:rsidR="00000000" w:rsidRPr="00000000">
        <w:rPr/>
        <w:drawing>
          <wp:inline distB="0" distT="0" distL="0" distR="0">
            <wp:extent cx="5734050" cy="4124960"/>
            <wp:effectExtent b="0" l="0" r="0" t="0"/>
            <wp:docPr id="2121961351"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734050" cy="412496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9kk8xu" w:id="78"/>
      <w:bookmarkEnd w:id="7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39: Biểu đồ lớp use case quản lý sự kiện</w:t>
      </w:r>
    </w:p>
    <w:p w:rsidR="00000000" w:rsidDel="00000000" w:rsidP="00000000" w:rsidRDefault="00000000" w:rsidRPr="00000000" w14:paraId="0000027D">
      <w:pPr>
        <w:pStyle w:val="Heading3"/>
        <w:numPr>
          <w:ilvl w:val="2"/>
          <w:numId w:val="28"/>
        </w:numPr>
        <w:ind w:left="720" w:hanging="720"/>
        <w:rPr/>
      </w:pPr>
      <w:bookmarkStart w:colFirst="0" w:colLast="0" w:name="_heading=h.1opuj5n" w:id="79"/>
      <w:bookmarkEnd w:id="79"/>
      <w:r w:rsidDel="00000000" w:rsidR="00000000" w:rsidRPr="00000000">
        <w:rPr>
          <w:rtl w:val="0"/>
        </w:rPr>
        <w:t xml:space="preserve">Use case quản lý loại tài khoản</w:t>
      </w:r>
    </w:p>
    <w:p w:rsidR="00000000" w:rsidDel="00000000" w:rsidP="00000000" w:rsidRDefault="00000000" w:rsidRPr="00000000" w14:paraId="0000027E">
      <w:pPr>
        <w:pStyle w:val="Heading4"/>
        <w:numPr>
          <w:ilvl w:val="3"/>
          <w:numId w:val="28"/>
        </w:numPr>
        <w:ind w:left="864" w:hanging="864"/>
        <w:rPr/>
      </w:pPr>
      <w:r w:rsidDel="00000000" w:rsidR="00000000" w:rsidRPr="00000000">
        <w:rPr>
          <w:rtl w:val="0"/>
        </w:rPr>
        <w:t xml:space="preserve">Biểu đồ hoạt động</w:t>
      </w:r>
    </w:p>
    <w:p w:rsidR="00000000" w:rsidDel="00000000" w:rsidP="00000000" w:rsidRDefault="00000000" w:rsidRPr="00000000" w14:paraId="0000027F">
      <w:pPr>
        <w:keepNext w:val="1"/>
        <w:rPr/>
      </w:pPr>
      <w:r w:rsidDel="00000000" w:rsidR="00000000" w:rsidRPr="00000000">
        <w:rPr/>
        <w:drawing>
          <wp:inline distB="0" distT="0" distL="0" distR="0">
            <wp:extent cx="5835650" cy="5835650"/>
            <wp:effectExtent b="0" l="0" r="0" t="0"/>
            <wp:docPr id="2121961352" name="image28.png"/>
            <a:graphic>
              <a:graphicData uri="http://schemas.openxmlformats.org/drawingml/2006/picture">
                <pic:pic>
                  <pic:nvPicPr>
                    <pic:cNvPr id="0" name="image28.png"/>
                    <pic:cNvPicPr preferRelativeResize="0"/>
                  </pic:nvPicPr>
                  <pic:blipFill>
                    <a:blip r:embed="rId51"/>
                    <a:srcRect b="0" l="0" r="0" t="0"/>
                    <a:stretch>
                      <a:fillRect/>
                    </a:stretch>
                  </pic:blipFill>
                  <pic:spPr>
                    <a:xfrm>
                      <a:off x="0" y="0"/>
                      <a:ext cx="5835650" cy="583565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8pi1tg" w:id="80"/>
      <w:bookmarkEnd w:id="8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40: Biểu đồ hoạt động use case quản lý loại tài khoản</w:t>
      </w:r>
    </w:p>
    <w:p w:rsidR="00000000" w:rsidDel="00000000" w:rsidP="00000000" w:rsidRDefault="00000000" w:rsidRPr="00000000" w14:paraId="00000281">
      <w:pPr>
        <w:pStyle w:val="Heading4"/>
        <w:numPr>
          <w:ilvl w:val="3"/>
          <w:numId w:val="28"/>
        </w:numPr>
        <w:ind w:left="864" w:hanging="864"/>
        <w:rPr/>
      </w:pPr>
      <w:r w:rsidDel="00000000" w:rsidR="00000000" w:rsidRPr="00000000">
        <w:rPr>
          <w:rtl w:val="0"/>
        </w:rPr>
        <w:t xml:space="preserve">Biểu đồ trạng thái</w:t>
      </w:r>
    </w:p>
    <w:p w:rsidR="00000000" w:rsidDel="00000000" w:rsidP="00000000" w:rsidRDefault="00000000" w:rsidRPr="00000000" w14:paraId="00000282">
      <w:pPr>
        <w:keepNext w:val="1"/>
        <w:rPr/>
      </w:pPr>
      <w:r w:rsidDel="00000000" w:rsidR="00000000" w:rsidRPr="00000000">
        <w:rPr/>
        <w:drawing>
          <wp:inline distB="0" distT="0" distL="0" distR="0">
            <wp:extent cx="5835650" cy="3885565"/>
            <wp:effectExtent b="0" l="0" r="0" t="0"/>
            <wp:docPr id="2121961353"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5835650" cy="3885565"/>
                    </a:xfrm>
                    <a:prstGeom prst="rect"/>
                    <a:ln/>
                  </pic:spPr>
                </pic:pic>
              </a:graphicData>
            </a:graphic>
          </wp:inline>
        </w:drawing>
      </w: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nusc19" w:id="81"/>
      <w:bookmarkEnd w:id="8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41: Biểu đồ trạng thái hoạt động use case quản lý loại tài khoản</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4"/>
        <w:numPr>
          <w:ilvl w:val="3"/>
          <w:numId w:val="28"/>
        </w:numPr>
        <w:ind w:left="864" w:hanging="864"/>
        <w:rPr/>
      </w:pPr>
      <w:r w:rsidDel="00000000" w:rsidR="00000000" w:rsidRPr="00000000">
        <w:rPr>
          <w:rtl w:val="0"/>
        </w:rPr>
        <w:t xml:space="preserve">Biểu đồ tuần tự</w:t>
      </w:r>
    </w:p>
    <w:p w:rsidR="00000000" w:rsidDel="00000000" w:rsidP="00000000" w:rsidRDefault="00000000" w:rsidRPr="00000000" w14:paraId="00000286">
      <w:pPr>
        <w:rPr/>
      </w:pPr>
      <w:r w:rsidDel="00000000" w:rsidR="00000000" w:rsidRPr="00000000">
        <w:rPr/>
        <w:drawing>
          <wp:inline distB="0" distT="0" distL="0" distR="0">
            <wp:extent cx="5734050" cy="5890260"/>
            <wp:effectExtent b="0" l="0" r="0" t="0"/>
            <wp:docPr id="2121961354"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734050" cy="589026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keepNext w:val="1"/>
        <w:rPr/>
      </w:pPr>
      <w:r w:rsidDel="00000000" w:rsidR="00000000" w:rsidRPr="00000000">
        <w:rPr/>
        <w:drawing>
          <wp:inline distB="0" distT="0" distL="0" distR="0">
            <wp:extent cx="5734050" cy="6026785"/>
            <wp:effectExtent b="0" l="0" r="0" t="0"/>
            <wp:docPr id="2121961355"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5734050" cy="6026785"/>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302m92" w:id="82"/>
      <w:bookmarkEnd w:id="8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42: Biểu đồ tuần tự use case quản lý loại tài khoản</w:t>
      </w:r>
    </w:p>
    <w:p w:rsidR="00000000" w:rsidDel="00000000" w:rsidP="00000000" w:rsidRDefault="00000000" w:rsidRPr="00000000" w14:paraId="00000289">
      <w:pPr>
        <w:pStyle w:val="Heading4"/>
        <w:numPr>
          <w:ilvl w:val="3"/>
          <w:numId w:val="28"/>
        </w:numPr>
        <w:ind w:left="864" w:hanging="864"/>
        <w:rPr/>
      </w:pPr>
      <w:r w:rsidDel="00000000" w:rsidR="00000000" w:rsidRPr="00000000">
        <w:rPr>
          <w:rtl w:val="0"/>
        </w:rPr>
        <w:t xml:space="preserve">Biểu đồ lớp</w:t>
      </w:r>
    </w:p>
    <w:p w:rsidR="00000000" w:rsidDel="00000000" w:rsidP="00000000" w:rsidRDefault="00000000" w:rsidRPr="00000000" w14:paraId="0000028A">
      <w:pPr>
        <w:keepNext w:val="1"/>
        <w:rPr/>
      </w:pPr>
      <w:r w:rsidDel="00000000" w:rsidR="00000000" w:rsidRPr="00000000">
        <w:rPr/>
        <w:drawing>
          <wp:inline distB="0" distT="0" distL="0" distR="0">
            <wp:extent cx="5734408" cy="4426502"/>
            <wp:effectExtent b="0" l="0" r="0" t="0"/>
            <wp:docPr id="2121961356"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734408" cy="4426502"/>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mzq4wv" w:id="83"/>
      <w:bookmarkEnd w:id="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43: Biểu đồ lớp use case quản lý loại tài khoản</w:t>
      </w:r>
    </w:p>
    <w:p w:rsidR="00000000" w:rsidDel="00000000" w:rsidP="00000000" w:rsidRDefault="00000000" w:rsidRPr="00000000" w14:paraId="0000028C">
      <w:pPr>
        <w:ind w:left="0" w:firstLine="0"/>
        <w:rPr/>
      </w:pPr>
      <w:r w:rsidDel="00000000" w:rsidR="00000000" w:rsidRPr="00000000">
        <w:rPr>
          <w:rtl w:val="0"/>
        </w:rPr>
      </w:r>
    </w:p>
    <w:p w:rsidR="00000000" w:rsidDel="00000000" w:rsidP="00000000" w:rsidRDefault="00000000" w:rsidRPr="00000000" w14:paraId="0000028D">
      <w:pPr>
        <w:pStyle w:val="Heading3"/>
        <w:numPr>
          <w:ilvl w:val="2"/>
          <w:numId w:val="28"/>
        </w:numPr>
        <w:ind w:left="720" w:hanging="720"/>
        <w:rPr/>
      </w:pPr>
      <w:bookmarkStart w:colFirst="0" w:colLast="0" w:name="_heading=h.2250f4o" w:id="84"/>
      <w:bookmarkEnd w:id="84"/>
      <w:r w:rsidDel="00000000" w:rsidR="00000000" w:rsidRPr="00000000">
        <w:rPr>
          <w:rtl w:val="0"/>
        </w:rPr>
        <w:t xml:space="preserve">Use case quản lý mối quan hệ</w:t>
      </w:r>
    </w:p>
    <w:p w:rsidR="00000000" w:rsidDel="00000000" w:rsidP="00000000" w:rsidRDefault="00000000" w:rsidRPr="00000000" w14:paraId="0000028E">
      <w:pPr>
        <w:pStyle w:val="Heading4"/>
        <w:numPr>
          <w:ilvl w:val="3"/>
          <w:numId w:val="28"/>
        </w:numPr>
        <w:ind w:left="864" w:hanging="864"/>
        <w:rPr/>
      </w:pPr>
      <w:r w:rsidDel="00000000" w:rsidR="00000000" w:rsidRPr="00000000">
        <w:rPr>
          <w:rtl w:val="0"/>
        </w:rPr>
        <w:t xml:space="preserve">Biểu đồ hoạt động</w:t>
      </w:r>
    </w:p>
    <w:p w:rsidR="00000000" w:rsidDel="00000000" w:rsidP="00000000" w:rsidRDefault="00000000" w:rsidRPr="00000000" w14:paraId="0000028F">
      <w:pPr>
        <w:keepNext w:val="1"/>
        <w:rPr/>
      </w:pPr>
      <w:r w:rsidDel="00000000" w:rsidR="00000000" w:rsidRPr="00000000">
        <w:rPr/>
        <w:drawing>
          <wp:inline distB="0" distT="0" distL="0" distR="0">
            <wp:extent cx="5835650" cy="5901690"/>
            <wp:effectExtent b="0" l="0" r="0" t="0"/>
            <wp:docPr id="2121961357" name="image2.png"/>
            <a:graphic>
              <a:graphicData uri="http://schemas.openxmlformats.org/drawingml/2006/picture">
                <pic:pic>
                  <pic:nvPicPr>
                    <pic:cNvPr id="0" name="image2.png"/>
                    <pic:cNvPicPr preferRelativeResize="0"/>
                  </pic:nvPicPr>
                  <pic:blipFill>
                    <a:blip r:embed="rId56"/>
                    <a:srcRect b="0" l="0" r="0" t="0"/>
                    <a:stretch>
                      <a:fillRect/>
                    </a:stretch>
                  </pic:blipFill>
                  <pic:spPr>
                    <a:xfrm>
                      <a:off x="0" y="0"/>
                      <a:ext cx="5835650" cy="590169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haapch" w:id="85"/>
      <w:bookmarkEnd w:id="8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44: Biểu đồ hoạt động use case quản lý mối quan hệ</w:t>
      </w:r>
    </w:p>
    <w:p w:rsidR="00000000" w:rsidDel="00000000" w:rsidP="00000000" w:rsidRDefault="00000000" w:rsidRPr="00000000" w14:paraId="00000291">
      <w:pPr>
        <w:pStyle w:val="Heading4"/>
        <w:numPr>
          <w:ilvl w:val="3"/>
          <w:numId w:val="28"/>
        </w:numPr>
        <w:ind w:left="864" w:hanging="864"/>
        <w:rPr/>
      </w:pPr>
      <w:r w:rsidDel="00000000" w:rsidR="00000000" w:rsidRPr="00000000">
        <w:rPr>
          <w:rtl w:val="0"/>
        </w:rPr>
        <w:t xml:space="preserve">Biểu đồ trạng thái</w:t>
      </w:r>
    </w:p>
    <w:p w:rsidR="00000000" w:rsidDel="00000000" w:rsidP="00000000" w:rsidRDefault="00000000" w:rsidRPr="00000000" w14:paraId="00000292">
      <w:pPr>
        <w:keepNext w:val="1"/>
        <w:rPr/>
      </w:pPr>
      <w:r w:rsidDel="00000000" w:rsidR="00000000" w:rsidRPr="00000000">
        <w:rPr/>
        <w:drawing>
          <wp:inline distB="0" distT="0" distL="0" distR="0">
            <wp:extent cx="5835650" cy="3885565"/>
            <wp:effectExtent b="0" l="0" r="0" t="0"/>
            <wp:docPr id="2121961358"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5835650" cy="3885565"/>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19y80a" w:id="86"/>
      <w:bookmarkEnd w:id="8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45: Biểu đồ trạng thái use case quản lý mối quan hệ</w:t>
      </w:r>
    </w:p>
    <w:p w:rsidR="00000000" w:rsidDel="00000000" w:rsidP="00000000" w:rsidRDefault="00000000" w:rsidRPr="00000000" w14:paraId="00000294">
      <w:pPr>
        <w:keepNext w:val="1"/>
        <w:rPr/>
      </w:pPr>
      <w:r w:rsidDel="00000000" w:rsidR="00000000" w:rsidRPr="00000000">
        <w:rPr/>
        <w:drawing>
          <wp:inline distB="0" distT="0" distL="0" distR="0">
            <wp:extent cx="5737170" cy="3968032"/>
            <wp:effectExtent b="0" l="0" r="0" t="0"/>
            <wp:docPr id="2121961359"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5737170" cy="3968032"/>
                    </a:xfrm>
                    <a:prstGeom prst="rect"/>
                    <a:ln/>
                  </pic:spPr>
                </pic:pic>
              </a:graphicData>
            </a:graphic>
          </wp:inline>
        </w:drawing>
      </w:r>
      <w:r w:rsidDel="00000000" w:rsidR="00000000" w:rsidRPr="00000000">
        <w:rPr/>
        <w:drawing>
          <wp:inline distB="0" distT="0" distL="0" distR="0">
            <wp:extent cx="5838429" cy="4653384"/>
            <wp:effectExtent b="0" l="0" r="0" t="0"/>
            <wp:docPr id="2121961360" name="image64.png"/>
            <a:graphic>
              <a:graphicData uri="http://schemas.openxmlformats.org/drawingml/2006/picture">
                <pic:pic>
                  <pic:nvPicPr>
                    <pic:cNvPr id="0" name="image64.png"/>
                    <pic:cNvPicPr preferRelativeResize="0"/>
                  </pic:nvPicPr>
                  <pic:blipFill>
                    <a:blip r:embed="rId59"/>
                    <a:srcRect b="0" l="0" r="0" t="0"/>
                    <a:stretch>
                      <a:fillRect/>
                    </a:stretch>
                  </pic:blipFill>
                  <pic:spPr>
                    <a:xfrm>
                      <a:off x="0" y="0"/>
                      <a:ext cx="5838429" cy="4653384"/>
                    </a:xfrm>
                    <a:prstGeom prst="rect"/>
                    <a:ln/>
                  </pic:spPr>
                </pic:pic>
              </a:graphicData>
            </a:graphic>
          </wp:inline>
        </w:drawing>
      </w:r>
      <w:r w:rsidDel="00000000" w:rsidR="00000000" w:rsidRPr="00000000">
        <w:rPr/>
        <w:drawing>
          <wp:inline distB="0" distT="0" distL="0" distR="0">
            <wp:extent cx="5834380" cy="3679722"/>
            <wp:effectExtent b="0" l="0" r="0" t="0"/>
            <wp:docPr id="2121961375" name="image61.png"/>
            <a:graphic>
              <a:graphicData uri="http://schemas.openxmlformats.org/drawingml/2006/picture">
                <pic:pic>
                  <pic:nvPicPr>
                    <pic:cNvPr id="0" name="image61.png"/>
                    <pic:cNvPicPr preferRelativeResize="0"/>
                  </pic:nvPicPr>
                  <pic:blipFill>
                    <a:blip r:embed="rId60"/>
                    <a:srcRect b="0" l="0" r="0" t="0"/>
                    <a:stretch>
                      <a:fillRect/>
                    </a:stretch>
                  </pic:blipFill>
                  <pic:spPr>
                    <a:xfrm>
                      <a:off x="0" y="0"/>
                      <a:ext cx="5834380" cy="3679722"/>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gf8i83" w:id="87"/>
      <w:bookmarkEnd w:id="8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46: Biểu đồ tuần tự use case quản lý mối quan hệ</w:t>
      </w:r>
    </w:p>
    <w:p w:rsidR="00000000" w:rsidDel="00000000" w:rsidP="00000000" w:rsidRDefault="00000000" w:rsidRPr="00000000" w14:paraId="00000296">
      <w:pPr>
        <w:pStyle w:val="Heading4"/>
        <w:numPr>
          <w:ilvl w:val="3"/>
          <w:numId w:val="28"/>
        </w:numPr>
        <w:ind w:left="864" w:hanging="864"/>
        <w:rPr/>
      </w:pPr>
      <w:r w:rsidDel="00000000" w:rsidR="00000000" w:rsidRPr="00000000">
        <w:rPr>
          <w:rtl w:val="0"/>
        </w:rPr>
        <w:t xml:space="preserve">Biểu đồ lớp</w:t>
      </w:r>
    </w:p>
    <w:p w:rsidR="00000000" w:rsidDel="00000000" w:rsidP="00000000" w:rsidRDefault="00000000" w:rsidRPr="00000000" w14:paraId="00000297">
      <w:pPr>
        <w:keepNext w:val="1"/>
        <w:rPr/>
      </w:pPr>
      <w:r w:rsidDel="00000000" w:rsidR="00000000" w:rsidRPr="00000000">
        <w:rPr/>
        <w:drawing>
          <wp:inline distB="0" distT="0" distL="0" distR="0">
            <wp:extent cx="5734050" cy="6974205"/>
            <wp:effectExtent b="0" l="0" r="0" t="0"/>
            <wp:docPr id="2121961376"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5734050" cy="6974205"/>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0ew0vw" w:id="88"/>
      <w:bookmarkEnd w:id="8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47: Biểu đồ lớp use case quản lý mối quan hệ</w:t>
      </w:r>
    </w:p>
    <w:p w:rsidR="00000000" w:rsidDel="00000000" w:rsidP="00000000" w:rsidRDefault="00000000" w:rsidRPr="00000000" w14:paraId="00000299">
      <w:pPr>
        <w:pStyle w:val="Heading3"/>
        <w:numPr>
          <w:ilvl w:val="2"/>
          <w:numId w:val="28"/>
        </w:numPr>
        <w:ind w:left="720" w:hanging="720"/>
        <w:rPr/>
      </w:pPr>
      <w:bookmarkStart w:colFirst="0" w:colLast="0" w:name="_heading=h.2fk6b3p" w:id="89"/>
      <w:bookmarkEnd w:id="89"/>
      <w:r w:rsidDel="00000000" w:rsidR="00000000" w:rsidRPr="00000000">
        <w:rPr>
          <w:rtl w:val="0"/>
        </w:rPr>
        <w:t xml:space="preserve"> Use case tìm kiếm người trong gia phả</w:t>
      </w:r>
    </w:p>
    <w:p w:rsidR="00000000" w:rsidDel="00000000" w:rsidP="00000000" w:rsidRDefault="00000000" w:rsidRPr="00000000" w14:paraId="0000029A">
      <w:pPr>
        <w:pStyle w:val="Heading4"/>
        <w:numPr>
          <w:ilvl w:val="3"/>
          <w:numId w:val="28"/>
        </w:numPr>
        <w:ind w:left="864" w:hanging="864"/>
        <w:rPr/>
      </w:pPr>
      <w:r w:rsidDel="00000000" w:rsidR="00000000" w:rsidRPr="00000000">
        <w:rPr>
          <w:rtl w:val="0"/>
        </w:rPr>
        <w:t xml:space="preserve">Biểu đồ hoạt động</w:t>
      </w:r>
    </w:p>
    <w:p w:rsidR="00000000" w:rsidDel="00000000" w:rsidP="00000000" w:rsidRDefault="00000000" w:rsidRPr="00000000" w14:paraId="0000029B">
      <w:pPr>
        <w:keepNext w:val="1"/>
        <w:jc w:val="left"/>
        <w:rPr/>
      </w:pPr>
      <w:r w:rsidDel="00000000" w:rsidR="00000000" w:rsidRPr="00000000">
        <w:rPr/>
        <w:drawing>
          <wp:inline distB="0" distT="0" distL="0" distR="0">
            <wp:extent cx="5835650" cy="3886200"/>
            <wp:effectExtent b="0" l="0" r="0" t="0"/>
            <wp:docPr id="2121961377" name="image25.png"/>
            <a:graphic>
              <a:graphicData uri="http://schemas.openxmlformats.org/drawingml/2006/picture">
                <pic:pic>
                  <pic:nvPicPr>
                    <pic:cNvPr id="0" name="image25.png"/>
                    <pic:cNvPicPr preferRelativeResize="0"/>
                  </pic:nvPicPr>
                  <pic:blipFill>
                    <a:blip r:embed="rId62"/>
                    <a:srcRect b="0" l="0" r="0" t="0"/>
                    <a:stretch>
                      <a:fillRect/>
                    </a:stretch>
                  </pic:blipFill>
                  <pic:spPr>
                    <a:xfrm>
                      <a:off x="0" y="0"/>
                      <a:ext cx="58356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upglbi" w:id="90"/>
      <w:bookmarkEnd w:id="9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48: Biểu đồ hoạt động use case tìm kiếm người trong gia phả</w:t>
      </w:r>
    </w:p>
    <w:p w:rsidR="00000000" w:rsidDel="00000000" w:rsidP="00000000" w:rsidRDefault="00000000" w:rsidRPr="00000000" w14:paraId="0000029D">
      <w:pPr>
        <w:pStyle w:val="Heading4"/>
        <w:numPr>
          <w:ilvl w:val="3"/>
          <w:numId w:val="28"/>
        </w:numPr>
        <w:ind w:left="864" w:hanging="864"/>
        <w:rPr/>
      </w:pPr>
      <w:r w:rsidDel="00000000" w:rsidR="00000000" w:rsidRPr="00000000">
        <w:rPr>
          <w:rtl w:val="0"/>
        </w:rPr>
        <w:t xml:space="preserve">Biểu đồ trạng thái</w:t>
      </w:r>
    </w:p>
    <w:p w:rsidR="00000000" w:rsidDel="00000000" w:rsidP="00000000" w:rsidRDefault="00000000" w:rsidRPr="00000000" w14:paraId="0000029E">
      <w:pPr>
        <w:keepNext w:val="1"/>
        <w:rPr/>
      </w:pPr>
      <w:r w:rsidDel="00000000" w:rsidR="00000000" w:rsidRPr="00000000">
        <w:rPr/>
        <w:drawing>
          <wp:inline distB="0" distT="0" distL="0" distR="0">
            <wp:extent cx="5835650" cy="941705"/>
            <wp:effectExtent b="0" l="0" r="0" t="0"/>
            <wp:docPr id="2121961378" name="image22.png"/>
            <a:graphic>
              <a:graphicData uri="http://schemas.openxmlformats.org/drawingml/2006/picture">
                <pic:pic>
                  <pic:nvPicPr>
                    <pic:cNvPr id="0" name="image22.png"/>
                    <pic:cNvPicPr preferRelativeResize="0"/>
                  </pic:nvPicPr>
                  <pic:blipFill>
                    <a:blip r:embed="rId63"/>
                    <a:srcRect b="0" l="0" r="0" t="0"/>
                    <a:stretch>
                      <a:fillRect/>
                    </a:stretch>
                  </pic:blipFill>
                  <pic:spPr>
                    <a:xfrm>
                      <a:off x="0" y="0"/>
                      <a:ext cx="5835650" cy="941705"/>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ep43zb" w:id="91"/>
      <w:bookmarkEnd w:id="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49: Biểu đồ trạng thái use case tìm kiếm người trong gia phả</w:t>
      </w:r>
    </w:p>
    <w:p w:rsidR="00000000" w:rsidDel="00000000" w:rsidP="00000000" w:rsidRDefault="00000000" w:rsidRPr="00000000" w14:paraId="000002A0">
      <w:pPr>
        <w:pStyle w:val="Heading4"/>
        <w:numPr>
          <w:ilvl w:val="3"/>
          <w:numId w:val="28"/>
        </w:numPr>
        <w:ind w:left="864" w:hanging="864"/>
        <w:rPr/>
      </w:pPr>
      <w:r w:rsidDel="00000000" w:rsidR="00000000" w:rsidRPr="00000000">
        <w:rPr>
          <w:rtl w:val="0"/>
        </w:rPr>
        <w:t xml:space="preserve">Biểu đồ tuần tự</w:t>
      </w:r>
    </w:p>
    <w:p w:rsidR="00000000" w:rsidDel="00000000" w:rsidP="00000000" w:rsidRDefault="00000000" w:rsidRPr="00000000" w14:paraId="000002A1">
      <w:pPr>
        <w:keepNext w:val="1"/>
        <w:rPr/>
      </w:pPr>
      <w:r w:rsidDel="00000000" w:rsidR="00000000" w:rsidRPr="00000000">
        <w:rPr/>
        <w:drawing>
          <wp:inline distB="0" distT="0" distL="0" distR="0">
            <wp:extent cx="5842502" cy="5015857"/>
            <wp:effectExtent b="0" l="0" r="0" t="0"/>
            <wp:docPr id="2121961379" name="image20.png"/>
            <a:graphic>
              <a:graphicData uri="http://schemas.openxmlformats.org/drawingml/2006/picture">
                <pic:pic>
                  <pic:nvPicPr>
                    <pic:cNvPr id="0" name="image20.png"/>
                    <pic:cNvPicPr preferRelativeResize="0"/>
                  </pic:nvPicPr>
                  <pic:blipFill>
                    <a:blip r:embed="rId64"/>
                    <a:srcRect b="0" l="0" r="0" t="0"/>
                    <a:stretch>
                      <a:fillRect/>
                    </a:stretch>
                  </pic:blipFill>
                  <pic:spPr>
                    <a:xfrm>
                      <a:off x="0" y="0"/>
                      <a:ext cx="5842502" cy="5015857"/>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tuee74" w:id="92"/>
      <w:bookmarkEnd w:id="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50: Biểu đồ tuần tự use case tìm kiếm người trong gia phả</w:t>
      </w:r>
    </w:p>
    <w:p w:rsidR="00000000" w:rsidDel="00000000" w:rsidP="00000000" w:rsidRDefault="00000000" w:rsidRPr="00000000" w14:paraId="000002A3">
      <w:pPr>
        <w:pStyle w:val="Heading4"/>
        <w:numPr>
          <w:ilvl w:val="3"/>
          <w:numId w:val="28"/>
        </w:numPr>
        <w:ind w:left="864" w:hanging="864"/>
        <w:rPr/>
      </w:pPr>
      <w:r w:rsidDel="00000000" w:rsidR="00000000" w:rsidRPr="00000000">
        <w:rPr>
          <w:rtl w:val="0"/>
        </w:rPr>
        <w:t xml:space="preserve">Biểu đồ lớp</w:t>
      </w:r>
    </w:p>
    <w:p w:rsidR="00000000" w:rsidDel="00000000" w:rsidP="00000000" w:rsidRDefault="00000000" w:rsidRPr="00000000" w14:paraId="000002A4">
      <w:pPr>
        <w:keepNext w:val="1"/>
        <w:rPr/>
      </w:pPr>
      <w:r w:rsidDel="00000000" w:rsidR="00000000" w:rsidRPr="00000000">
        <w:rPr/>
        <w:drawing>
          <wp:inline distB="0" distT="0" distL="0" distR="0">
            <wp:extent cx="5835650" cy="6464935"/>
            <wp:effectExtent b="0" l="0" r="0" t="0"/>
            <wp:docPr id="2121961380" name="image29.png"/>
            <a:graphic>
              <a:graphicData uri="http://schemas.openxmlformats.org/drawingml/2006/picture">
                <pic:pic>
                  <pic:nvPicPr>
                    <pic:cNvPr id="0" name="image29.png"/>
                    <pic:cNvPicPr preferRelativeResize="0"/>
                  </pic:nvPicPr>
                  <pic:blipFill>
                    <a:blip r:embed="rId65"/>
                    <a:srcRect b="0" l="0" r="0" t="0"/>
                    <a:stretch>
                      <a:fillRect/>
                    </a:stretch>
                  </pic:blipFill>
                  <pic:spPr>
                    <a:xfrm>
                      <a:off x="0" y="0"/>
                      <a:ext cx="5835650" cy="6464935"/>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du1wux" w:id="93"/>
      <w:bookmarkEnd w:id="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51: Biểu đồ tuần tự use case tìm kiếm người trong gia phả</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br w:type="page"/>
      </w: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pStyle w:val="Heading2"/>
        <w:numPr>
          <w:ilvl w:val="1"/>
          <w:numId w:val="28"/>
        </w:numPr>
        <w:ind w:left="576" w:hanging="576"/>
        <w:rPr/>
      </w:pPr>
      <w:bookmarkStart w:colFirst="0" w:colLast="0" w:name="_heading=h.2szc72q" w:id="94"/>
      <w:bookmarkEnd w:id="94"/>
      <w:r w:rsidDel="00000000" w:rsidR="00000000" w:rsidRPr="00000000">
        <w:rPr>
          <w:rtl w:val="0"/>
        </w:rPr>
        <w:t xml:space="preserve"> Biểu đồ lớp tổng quát</w:t>
      </w:r>
    </w:p>
    <w:p w:rsidR="00000000" w:rsidDel="00000000" w:rsidP="00000000" w:rsidRDefault="00000000" w:rsidRPr="00000000" w14:paraId="000002AB">
      <w:pPr>
        <w:widowControl w:val="1"/>
        <w:spacing w:line="240" w:lineRule="auto"/>
        <w:ind w:left="0" w:firstLine="0"/>
        <w:jc w:val="left"/>
        <w:rPr>
          <w:sz w:val="24"/>
          <w:szCs w:val="24"/>
        </w:rPr>
      </w:pPr>
      <w:r w:rsidDel="00000000" w:rsidR="00000000" w:rsidRPr="00000000">
        <w:rPr>
          <w:sz w:val="24"/>
          <w:szCs w:val="24"/>
        </w:rPr>
        <w:drawing>
          <wp:inline distB="0" distT="0" distL="0" distR="0">
            <wp:extent cx="5734050" cy="7101205"/>
            <wp:effectExtent b="0" l="0" r="0" t="0"/>
            <wp:docPr id="2121961381" name="image59.png"/>
            <a:graphic>
              <a:graphicData uri="http://schemas.openxmlformats.org/drawingml/2006/picture">
                <pic:pic>
                  <pic:nvPicPr>
                    <pic:cNvPr id="0" name="image59.png"/>
                    <pic:cNvPicPr preferRelativeResize="0"/>
                  </pic:nvPicPr>
                  <pic:blipFill>
                    <a:blip r:embed="rId66"/>
                    <a:srcRect b="0" l="0" r="0" t="0"/>
                    <a:stretch>
                      <a:fillRect/>
                    </a:stretch>
                  </pic:blipFill>
                  <pic:spPr>
                    <a:xfrm>
                      <a:off x="0" y="0"/>
                      <a:ext cx="5734050" cy="7101205"/>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keepNext w:val="1"/>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84mhaj" w:id="95"/>
      <w:bookmarkEnd w:id="9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52: Biểu đồ lớp tổng quát</w:t>
      </w:r>
    </w:p>
    <w:p w:rsidR="00000000" w:rsidDel="00000000" w:rsidP="00000000" w:rsidRDefault="00000000" w:rsidRPr="00000000" w14:paraId="000002AE">
      <w:pPr>
        <w:pStyle w:val="Heading2"/>
        <w:numPr>
          <w:ilvl w:val="1"/>
          <w:numId w:val="28"/>
        </w:numPr>
        <w:ind w:left="576" w:hanging="576"/>
        <w:rPr/>
      </w:pPr>
      <w:bookmarkStart w:colFirst="0" w:colLast="0" w:name="_heading=h.3s49zyc" w:id="96"/>
      <w:bookmarkEnd w:id="96"/>
      <w:r w:rsidDel="00000000" w:rsidR="00000000" w:rsidRPr="00000000">
        <w:rPr>
          <w:rtl w:val="0"/>
        </w:rPr>
        <w:t xml:space="preserve">Xây dựng giao diện</w:t>
      </w:r>
    </w:p>
    <w:p w:rsidR="00000000" w:rsidDel="00000000" w:rsidP="00000000" w:rsidRDefault="00000000" w:rsidRPr="00000000" w14:paraId="000002AF">
      <w:pPr>
        <w:pStyle w:val="Heading3"/>
        <w:numPr>
          <w:ilvl w:val="2"/>
          <w:numId w:val="28"/>
        </w:numPr>
        <w:ind w:left="720" w:hanging="720"/>
        <w:rPr/>
      </w:pPr>
      <w:bookmarkStart w:colFirst="0" w:colLast="0" w:name="_heading=h.279ka65" w:id="97"/>
      <w:bookmarkEnd w:id="97"/>
      <w:r w:rsidDel="00000000" w:rsidR="00000000" w:rsidRPr="00000000">
        <w:rPr>
          <w:rtl w:val="0"/>
        </w:rPr>
        <w:t xml:space="preserve">Giao diện trang chủ</w:t>
      </w:r>
    </w:p>
    <w:p w:rsidR="00000000" w:rsidDel="00000000" w:rsidP="00000000" w:rsidRDefault="00000000" w:rsidRPr="00000000" w14:paraId="000002B0">
      <w:pPr>
        <w:keepNext w:val="1"/>
        <w:rPr/>
      </w:pPr>
      <w:r w:rsidDel="00000000" w:rsidR="00000000" w:rsidRPr="00000000">
        <w:rPr/>
        <w:drawing>
          <wp:inline distB="0" distT="0" distL="0" distR="0">
            <wp:extent cx="5645178" cy="7883542"/>
            <wp:effectExtent b="0" l="0" r="0" t="0"/>
            <wp:docPr id="2121961382" name="image27.png"/>
            <a:graphic>
              <a:graphicData uri="http://schemas.openxmlformats.org/drawingml/2006/picture">
                <pic:pic>
                  <pic:nvPicPr>
                    <pic:cNvPr id="0" name="image27.png"/>
                    <pic:cNvPicPr preferRelativeResize="0"/>
                  </pic:nvPicPr>
                  <pic:blipFill>
                    <a:blip r:embed="rId67"/>
                    <a:srcRect b="0" l="0" r="0" t="0"/>
                    <a:stretch>
                      <a:fillRect/>
                    </a:stretch>
                  </pic:blipFill>
                  <pic:spPr>
                    <a:xfrm>
                      <a:off x="0" y="0"/>
                      <a:ext cx="5645178" cy="7883542"/>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meukdy" w:id="98"/>
      <w:bookmarkEnd w:id="9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53: Giao diện trang chủ</w:t>
      </w:r>
    </w:p>
    <w:p w:rsidR="00000000" w:rsidDel="00000000" w:rsidP="00000000" w:rsidRDefault="00000000" w:rsidRPr="00000000" w14:paraId="000002B2">
      <w:pPr>
        <w:pStyle w:val="Heading3"/>
        <w:numPr>
          <w:ilvl w:val="2"/>
          <w:numId w:val="28"/>
        </w:numPr>
        <w:ind w:left="720" w:hanging="720"/>
        <w:rPr/>
      </w:pPr>
      <w:bookmarkStart w:colFirst="0" w:colLast="0" w:name="_heading=h.36ei31r" w:id="99"/>
      <w:bookmarkEnd w:id="99"/>
      <w:r w:rsidDel="00000000" w:rsidR="00000000" w:rsidRPr="00000000">
        <w:rPr>
          <w:rtl w:val="0"/>
        </w:rPr>
        <w:t xml:space="preserve">Giao diện cây gia phả</w:t>
      </w:r>
    </w:p>
    <w:p w:rsidR="00000000" w:rsidDel="00000000" w:rsidP="00000000" w:rsidRDefault="00000000" w:rsidRPr="00000000" w14:paraId="000002B3">
      <w:pPr>
        <w:keepNext w:val="1"/>
        <w:rPr/>
      </w:pPr>
      <w:r w:rsidDel="00000000" w:rsidR="00000000" w:rsidRPr="00000000">
        <w:rPr/>
        <w:drawing>
          <wp:inline distB="0" distT="0" distL="0" distR="0">
            <wp:extent cx="5835650" cy="3331845"/>
            <wp:effectExtent b="0" l="0" r="0" t="0"/>
            <wp:docPr id="2121961383" name="image26.png"/>
            <a:graphic>
              <a:graphicData uri="http://schemas.openxmlformats.org/drawingml/2006/picture">
                <pic:pic>
                  <pic:nvPicPr>
                    <pic:cNvPr id="0" name="image26.png"/>
                    <pic:cNvPicPr preferRelativeResize="0"/>
                  </pic:nvPicPr>
                  <pic:blipFill>
                    <a:blip r:embed="rId68"/>
                    <a:srcRect b="0" l="0" r="0" t="0"/>
                    <a:stretch>
                      <a:fillRect/>
                    </a:stretch>
                  </pic:blipFill>
                  <pic:spPr>
                    <a:xfrm>
                      <a:off x="0" y="0"/>
                      <a:ext cx="5835650" cy="3331845"/>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ljsd9k" w:id="100"/>
      <w:bookmarkEnd w:id="10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54: Giao diện trang gia phả</w:t>
      </w:r>
    </w:p>
    <w:p w:rsidR="00000000" w:rsidDel="00000000" w:rsidP="00000000" w:rsidRDefault="00000000" w:rsidRPr="00000000" w14:paraId="000002B5">
      <w:pPr>
        <w:pStyle w:val="Heading3"/>
        <w:numPr>
          <w:ilvl w:val="2"/>
          <w:numId w:val="28"/>
        </w:numPr>
        <w:ind w:left="720" w:hanging="720"/>
        <w:rPr/>
      </w:pPr>
      <w:bookmarkStart w:colFirst="0" w:colLast="0" w:name="_heading=h.45jfvxd" w:id="101"/>
      <w:bookmarkEnd w:id="101"/>
      <w:r w:rsidDel="00000000" w:rsidR="00000000" w:rsidRPr="00000000">
        <w:rPr>
          <w:rtl w:val="0"/>
        </w:rPr>
        <w:t xml:space="preserve">Giao diện xem chi </w:t>
      </w:r>
      <w:sdt>
        <w:sdtPr>
          <w:tag w:val="goog_rdk_0"/>
        </w:sdtPr>
        <w:sdtContent>
          <w:del w:author="Dong Ngo" w:id="0" w:date="2024-12-19T23:13:00Z">
            <w:r w:rsidDel="00000000" w:rsidR="00000000" w:rsidRPr="00000000">
              <w:rPr>
                <w:rtl w:val="0"/>
              </w:rPr>
              <w:delText xml:space="preserve">tiet</w:delText>
            </w:r>
          </w:del>
        </w:sdtContent>
      </w:sdt>
      <w:sdt>
        <w:sdtPr>
          <w:tag w:val="goog_rdk_1"/>
        </w:sdtPr>
        <w:sdtContent>
          <w:ins w:author="Dong Ngo" w:id="0" w:date="2024-12-19T23:13:00Z">
            <w:r w:rsidDel="00000000" w:rsidR="00000000" w:rsidRPr="00000000">
              <w:rPr>
                <w:rtl w:val="0"/>
              </w:rPr>
              <w:t xml:space="preserve">tiết</w:t>
            </w:r>
          </w:ins>
        </w:sdtContent>
      </w:sdt>
      <w:r w:rsidDel="00000000" w:rsidR="00000000" w:rsidRPr="00000000">
        <w:rPr>
          <w:rtl w:val="0"/>
        </w:rPr>
      </w:r>
    </w:p>
    <w:p w:rsidR="00000000" w:rsidDel="00000000" w:rsidP="00000000" w:rsidRDefault="00000000" w:rsidRPr="00000000" w14:paraId="000002B6">
      <w:pPr>
        <w:keepNext w:val="1"/>
        <w:rPr/>
      </w:pPr>
      <w:r w:rsidDel="00000000" w:rsidR="00000000" w:rsidRPr="00000000">
        <w:rPr/>
        <w:drawing>
          <wp:inline distB="0" distT="0" distL="0" distR="0">
            <wp:extent cx="5835650" cy="4289425"/>
            <wp:effectExtent b="0" l="0" r="0" t="0"/>
            <wp:docPr id="2121961384" name="image30.png"/>
            <a:graphic>
              <a:graphicData uri="http://schemas.openxmlformats.org/drawingml/2006/picture">
                <pic:pic>
                  <pic:nvPicPr>
                    <pic:cNvPr id="0" name="image30.png"/>
                    <pic:cNvPicPr preferRelativeResize="0"/>
                  </pic:nvPicPr>
                  <pic:blipFill>
                    <a:blip r:embed="rId69"/>
                    <a:srcRect b="0" l="0" r="0" t="0"/>
                    <a:stretch>
                      <a:fillRect/>
                    </a:stretch>
                  </pic:blipFill>
                  <pic:spPr>
                    <a:xfrm>
                      <a:off x="0" y="0"/>
                      <a:ext cx="5835650" cy="428942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koq656" w:id="102"/>
      <w:bookmarkEnd w:id="10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55: Giao diện xem chi tiết</w:t>
      </w:r>
    </w:p>
    <w:p w:rsidR="00000000" w:rsidDel="00000000" w:rsidP="00000000" w:rsidRDefault="00000000" w:rsidRPr="00000000" w14:paraId="000002B8">
      <w:pPr>
        <w:pStyle w:val="Heading3"/>
        <w:numPr>
          <w:ilvl w:val="2"/>
          <w:numId w:val="28"/>
        </w:numPr>
        <w:ind w:left="720" w:hanging="720"/>
        <w:rPr/>
      </w:pPr>
      <w:bookmarkStart w:colFirst="0" w:colLast="0" w:name="_heading=h.zu0gcz" w:id="103"/>
      <w:bookmarkEnd w:id="103"/>
      <w:r w:rsidDel="00000000" w:rsidR="00000000" w:rsidRPr="00000000">
        <w:rPr>
          <w:rtl w:val="0"/>
        </w:rPr>
        <w:t xml:space="preserve">Giao diện các trang quản lý</w:t>
      </w:r>
    </w:p>
    <w:p w:rsidR="00000000" w:rsidDel="00000000" w:rsidP="00000000" w:rsidRDefault="00000000" w:rsidRPr="00000000" w14:paraId="000002B9">
      <w:pPr>
        <w:keepNext w:val="1"/>
        <w:rPr/>
      </w:pPr>
      <w:r w:rsidDel="00000000" w:rsidR="00000000" w:rsidRPr="00000000">
        <w:rPr/>
        <w:drawing>
          <wp:inline distB="0" distT="0" distL="0" distR="0">
            <wp:extent cx="5835650" cy="3331845"/>
            <wp:effectExtent b="0" l="0" r="0" t="0"/>
            <wp:docPr id="2121961374" name="image24.png"/>
            <a:graphic>
              <a:graphicData uri="http://schemas.openxmlformats.org/drawingml/2006/picture">
                <pic:pic>
                  <pic:nvPicPr>
                    <pic:cNvPr id="0" name="image24.png"/>
                    <pic:cNvPicPr preferRelativeResize="0"/>
                  </pic:nvPicPr>
                  <pic:blipFill>
                    <a:blip r:embed="rId70"/>
                    <a:srcRect b="0" l="0" r="0" t="0"/>
                    <a:stretch>
                      <a:fillRect/>
                    </a:stretch>
                  </pic:blipFill>
                  <pic:spPr>
                    <a:xfrm>
                      <a:off x="0" y="0"/>
                      <a:ext cx="5835650" cy="333184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jtnz0s" w:id="104"/>
      <w:bookmarkEnd w:id="10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56: Giao diện các trang quản lý</w:t>
      </w:r>
    </w:p>
    <w:p w:rsidR="00000000" w:rsidDel="00000000" w:rsidP="00000000" w:rsidRDefault="00000000" w:rsidRPr="00000000" w14:paraId="000002BB">
      <w:pPr>
        <w:pStyle w:val="Heading1"/>
        <w:numPr>
          <w:ilvl w:val="0"/>
          <w:numId w:val="28"/>
        </w:numPr>
        <w:ind w:left="432" w:hanging="432"/>
        <w:rPr/>
      </w:pPr>
      <w:bookmarkStart w:colFirst="0" w:colLast="0" w:name="_heading=h.1yyy98l" w:id="105"/>
      <w:bookmarkEnd w:id="105"/>
      <w:r w:rsidDel="00000000" w:rsidR="00000000" w:rsidRPr="00000000">
        <w:rPr>
          <w:rtl w:val="0"/>
        </w:rPr>
        <w:t xml:space="preserve">CÀI ĐẶT VÀ KIỂM THỬ</w:t>
      </w:r>
    </w:p>
    <w:p w:rsidR="00000000" w:rsidDel="00000000" w:rsidP="00000000" w:rsidRDefault="00000000" w:rsidRPr="00000000" w14:paraId="000002BC">
      <w:pPr>
        <w:pStyle w:val="Heading2"/>
        <w:numPr>
          <w:ilvl w:val="1"/>
          <w:numId w:val="28"/>
        </w:numPr>
        <w:ind w:left="576" w:hanging="576"/>
        <w:rPr/>
      </w:pPr>
      <w:bookmarkStart w:colFirst="0" w:colLast="0" w:name="_heading=h.4iylrwe" w:id="106"/>
      <w:bookmarkEnd w:id="106"/>
      <w:r w:rsidDel="00000000" w:rsidR="00000000" w:rsidRPr="00000000">
        <w:rPr>
          <w:rtl w:val="0"/>
        </w:rPr>
        <w:t xml:space="preserve">Cài đặt hệ thống</w:t>
      </w:r>
    </w:p>
    <w:p w:rsidR="00000000" w:rsidDel="00000000" w:rsidP="00000000" w:rsidRDefault="00000000" w:rsidRPr="00000000" w14:paraId="000002BD">
      <w:pPr>
        <w:rPr/>
      </w:pPr>
      <w:r w:rsidDel="00000000" w:rsidR="00000000" w:rsidRPr="00000000">
        <w:rPr>
          <w:rtl w:val="0"/>
        </w:rPr>
        <w:t xml:space="preserve">Chương trình được chia thành 2 phần Front-end và Back-end:</w:t>
      </w:r>
    </w:p>
    <w:p w:rsidR="00000000" w:rsidDel="00000000" w:rsidP="00000000" w:rsidRDefault="00000000" w:rsidRPr="00000000" w14:paraId="000002BE">
      <w:pPr>
        <w:rPr/>
      </w:pPr>
      <w:r w:rsidDel="00000000" w:rsidR="00000000" w:rsidRPr="00000000">
        <w:rPr>
          <w:rtl w:val="0"/>
        </w:rPr>
        <w:t xml:space="preserve">Front-end sử dụng ngôn ngũ vuejs và Nuxtjs framework</w:t>
      </w:r>
    </w:p>
    <w:p w:rsidR="00000000" w:rsidDel="00000000" w:rsidP="00000000" w:rsidRDefault="00000000" w:rsidRPr="00000000" w14:paraId="000002BF">
      <w:pPr>
        <w:rPr/>
      </w:pPr>
      <w:r w:rsidDel="00000000" w:rsidR="00000000" w:rsidRPr="00000000">
        <w:rPr>
          <w:rtl w:val="0"/>
        </w:rPr>
        <w:t xml:space="preserve">Back-end sẽ phụ trách phần API viết bằng C#, .Net frameword</w:t>
      </w:r>
    </w:p>
    <w:p w:rsidR="00000000" w:rsidDel="00000000" w:rsidP="00000000" w:rsidRDefault="00000000" w:rsidRPr="00000000" w14:paraId="000002C0">
      <w:pPr>
        <w:pStyle w:val="Heading3"/>
        <w:numPr>
          <w:ilvl w:val="2"/>
          <w:numId w:val="28"/>
        </w:numPr>
        <w:ind w:left="720" w:hanging="720"/>
        <w:rPr/>
      </w:pPr>
      <w:bookmarkStart w:colFirst="0" w:colLast="0" w:name="_heading=h.2y3w247" w:id="107"/>
      <w:bookmarkEnd w:id="107"/>
      <w:r w:rsidDel="00000000" w:rsidR="00000000" w:rsidRPr="00000000">
        <w:rPr>
          <w:rtl w:val="0"/>
        </w:rPr>
        <w:t xml:space="preserve">Cài đặt phía giao diện (Front-end)</w:t>
      </w:r>
    </w:p>
    <w:p w:rsidR="00000000" w:rsidDel="00000000" w:rsidP="00000000" w:rsidRDefault="00000000" w:rsidRPr="00000000" w14:paraId="000002C1">
      <w:pPr>
        <w:pStyle w:val="Heading4"/>
        <w:numPr>
          <w:ilvl w:val="3"/>
          <w:numId w:val="28"/>
        </w:numPr>
        <w:ind w:left="864" w:hanging="864"/>
        <w:rPr/>
      </w:pPr>
      <w:r w:rsidDel="00000000" w:rsidR="00000000" w:rsidRPr="00000000">
        <w:rPr>
          <w:rtl w:val="0"/>
        </w:rPr>
        <w:t xml:space="preserve">Giới thiệu về Front-end</w:t>
      </w:r>
    </w:p>
    <w:p w:rsidR="00000000" w:rsidDel="00000000" w:rsidP="00000000" w:rsidRDefault="00000000" w:rsidRPr="00000000" w14:paraId="000002C2">
      <w:pPr>
        <w:rPr/>
      </w:pPr>
      <w:r w:rsidDel="00000000" w:rsidR="00000000" w:rsidRPr="00000000">
        <w:rPr>
          <w:rtl w:val="0"/>
        </w:rPr>
        <w:t xml:space="preserve">Nuxt.js là một framework mạnh mẽ được xây dựng dựa trên Vue.js, mang đến một cách tiếp cận hiện đại và hiệu quả để phát triển các ứng dụng web. Điểm đặc biệt của Nuxt.js là khả năng hỗ trợ </w:t>
      </w:r>
      <w:r w:rsidDel="00000000" w:rsidR="00000000" w:rsidRPr="00000000">
        <w:rPr>
          <w:b w:val="1"/>
          <w:rtl w:val="0"/>
        </w:rPr>
        <w:t xml:space="preserve">Server-Side Rendering (SSR)</w:t>
      </w:r>
      <w:r w:rsidDel="00000000" w:rsidR="00000000" w:rsidRPr="00000000">
        <w:rPr>
          <w:rtl w:val="0"/>
        </w:rPr>
        <w:t xml:space="preserve">, giúp các ứng dụng tải nhanh hơn, tối ưu hóa SEO và cải thiện trải nghiệm người dùng. Ngoài ra, Nuxt.js còn hỗ trợ </w:t>
      </w:r>
      <w:r w:rsidDel="00000000" w:rsidR="00000000" w:rsidRPr="00000000">
        <w:rPr>
          <w:b w:val="1"/>
          <w:rtl w:val="0"/>
        </w:rPr>
        <w:t xml:space="preserve">Static Site Generation (SSG)</w:t>
      </w:r>
      <w:r w:rsidDel="00000000" w:rsidR="00000000" w:rsidRPr="00000000">
        <w:rPr>
          <w:rtl w:val="0"/>
        </w:rPr>
        <w:t xml:space="preserve">, cho phép bạn tạo các trang tĩnh hiệu suất cao, rất phù hợp với các trang web cần tốc độ tải nhanh và tài nguyên nhẹ.</w:t>
      </w:r>
    </w:p>
    <w:p w:rsidR="00000000" w:rsidDel="00000000" w:rsidP="00000000" w:rsidRDefault="00000000" w:rsidRPr="00000000" w14:paraId="000002C3">
      <w:pPr>
        <w:rPr/>
      </w:pPr>
      <w:r w:rsidDel="00000000" w:rsidR="00000000" w:rsidRPr="00000000">
        <w:rPr>
          <w:rtl w:val="0"/>
        </w:rPr>
        <w:t xml:space="preserve">Một trong những tính năng nổi bật của Nuxt.js là kiến trúc module hóa, cho phép bạn dễ dàng tích hợp các công cụ và thư viện phổ biến như Axios, Tailwind CSS, PWA, và nhiều module khác mà không cần cấu hình thủ công. Điều này giúp giảm bớt thời gian phát triển và tập trung vào việc xây dựng chức năng chính của ứng dụng.</w:t>
      </w:r>
    </w:p>
    <w:p w:rsidR="00000000" w:rsidDel="00000000" w:rsidP="00000000" w:rsidRDefault="00000000" w:rsidRPr="00000000" w14:paraId="000002C4">
      <w:pPr>
        <w:rPr/>
      </w:pPr>
      <w:r w:rsidDel="00000000" w:rsidR="00000000" w:rsidRPr="00000000">
        <w:rPr>
          <w:rtl w:val="0"/>
        </w:rPr>
        <w:t xml:space="preserve">Ngoài ra, Nuxt.js còn cung cấp hệ thống routing tự động dựa trên cấu trúc thư mục. Chỉ cần tổ chức các file trong thư mục </w:t>
      </w:r>
      <w:r w:rsidDel="00000000" w:rsidR="00000000" w:rsidRPr="00000000">
        <w:rPr>
          <w:rFonts w:ascii="Courier New" w:cs="Courier New" w:eastAsia="Courier New" w:hAnsi="Courier New"/>
          <w:sz w:val="20"/>
          <w:szCs w:val="20"/>
          <w:rtl w:val="0"/>
        </w:rPr>
        <w:t xml:space="preserve">pages</w:t>
      </w:r>
      <w:r w:rsidDel="00000000" w:rsidR="00000000" w:rsidRPr="00000000">
        <w:rPr>
          <w:rtl w:val="0"/>
        </w:rPr>
        <w:t xml:space="preserve">, Nuxt.js sẽ tự động tạo ra các routes tương ứng, giúp bạn tiết kiệm công sức và giữ cho mã nguồn gọn gàng, dễ quản lý. Hệ thống quản lý SEO mạnh mẽ của Nuxt.js cũng giúp bạn dễ dàng thêm và tùy chỉnh các thẻ meta, đảm bảo ứng dụng của bạn thân thiện với các công cụ tìm kiếm.</w:t>
      </w:r>
    </w:p>
    <w:p w:rsidR="00000000" w:rsidDel="00000000" w:rsidP="00000000" w:rsidRDefault="00000000" w:rsidRPr="00000000" w14:paraId="000002C5">
      <w:pPr>
        <w:rPr/>
      </w:pPr>
      <w:r w:rsidDel="00000000" w:rsidR="00000000" w:rsidRPr="00000000">
        <w:rPr>
          <w:rtl w:val="0"/>
        </w:rPr>
        <w:t xml:space="preserve">Cuối cùng, Nuxt.js hỗ trợ cả </w:t>
      </w:r>
      <w:r w:rsidDel="00000000" w:rsidR="00000000" w:rsidRPr="00000000">
        <w:rPr>
          <w:b w:val="1"/>
          <w:rtl w:val="0"/>
        </w:rPr>
        <w:t xml:space="preserve">JavaScript</w:t>
      </w:r>
      <w:r w:rsidDel="00000000" w:rsidR="00000000" w:rsidRPr="00000000">
        <w:rPr>
          <w:rtl w:val="0"/>
        </w:rPr>
        <w:t xml:space="preserve"> và </w:t>
      </w:r>
      <w:r w:rsidDel="00000000" w:rsidR="00000000" w:rsidRPr="00000000">
        <w:rPr>
          <w:b w:val="1"/>
          <w:rtl w:val="0"/>
        </w:rPr>
        <w:t xml:space="preserve">TypeScript</w:t>
      </w:r>
      <w:r w:rsidDel="00000000" w:rsidR="00000000" w:rsidRPr="00000000">
        <w:rPr>
          <w:rtl w:val="0"/>
        </w:rPr>
        <w:t xml:space="preserve">, mang lại sự linh hoạt cho các nhà phát triển. Dù bạn đang xây dựng một ứng dụng nhỏ hay một hệ thống phức tạp, Nuxt.js cung cấp đầy đủ công cụ và tính năng để bạn tạo ra một ứng dụng mạnh mẽ, tối ưu và hiện đại.</w:t>
      </w:r>
    </w:p>
    <w:p w:rsidR="00000000" w:rsidDel="00000000" w:rsidP="00000000" w:rsidRDefault="00000000" w:rsidRPr="00000000" w14:paraId="000002C6">
      <w:pPr>
        <w:pStyle w:val="Heading4"/>
        <w:numPr>
          <w:ilvl w:val="3"/>
          <w:numId w:val="28"/>
        </w:numPr>
        <w:ind w:left="864" w:hanging="864"/>
        <w:rPr/>
      </w:pPr>
      <w:r w:rsidDel="00000000" w:rsidR="00000000" w:rsidRPr="00000000">
        <w:rPr>
          <w:rtl w:val="0"/>
        </w:rPr>
        <w:t xml:space="preserve">Quy trình cài đặt</w:t>
      </w:r>
    </w:p>
    <w:p w:rsidR="00000000" w:rsidDel="00000000" w:rsidP="00000000" w:rsidRDefault="00000000" w:rsidRPr="00000000" w14:paraId="000002C7">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13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Cài đặt Node.js</w:t>
      </w:r>
    </w:p>
    <w:p w:rsidR="00000000" w:rsidDel="00000000" w:rsidP="00000000" w:rsidRDefault="00000000" w:rsidRPr="00000000" w14:paraId="000002C8">
      <w:pPr>
        <w:rPr/>
      </w:pPr>
      <w:r w:rsidDel="00000000" w:rsidR="00000000" w:rsidRPr="00000000">
        <w:rPr>
          <w:rtl w:val="0"/>
        </w:rPr>
        <w:t xml:space="preserve">Trước tiên, cần cài đặt Node.js (phiên bản &gt;= 14). Tải về từ Node.js Official Website.</w:t>
      </w:r>
    </w:p>
    <w:p w:rsidR="00000000" w:rsidDel="00000000" w:rsidP="00000000" w:rsidRDefault="00000000" w:rsidRPr="00000000" w14:paraId="000002C9">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1303"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Mở terminal trong visual studio code và chạy lệnh: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03"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Npm install hoặc yarn</w:t>
      </w:r>
    </w:p>
    <w:p w:rsidR="00000000" w:rsidDel="00000000" w:rsidP="00000000" w:rsidRDefault="00000000" w:rsidRPr="00000000" w14:paraId="000002CB">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0" w:line="276" w:lineRule="auto"/>
        <w:ind w:left="1303" w:right="0" w:hanging="36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Sau khi cài đặt xong các dependency, chạy lệnh </w:t>
      </w: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303"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Npm run dev hoặc yarn dev để chạy chương trình</w:t>
      </w:r>
      <w:r w:rsidDel="00000000" w:rsidR="00000000" w:rsidRPr="00000000">
        <w:rPr>
          <w:rtl w:val="0"/>
        </w:rPr>
      </w:r>
    </w:p>
    <w:p w:rsidR="00000000" w:rsidDel="00000000" w:rsidP="00000000" w:rsidRDefault="00000000" w:rsidRPr="00000000" w14:paraId="000002CD">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Truy cập trang web </w:t>
      </w:r>
      <w:hyperlink r:id="rId71">
        <w:r w:rsidDel="00000000" w:rsidR="00000000" w:rsidRPr="00000000">
          <w:rPr>
            <w:rFonts w:ascii="Times New Roman" w:cs="Times New Roman" w:eastAsia="Times New Roman" w:hAnsi="Times New Roman"/>
            <w:b w:val="0"/>
            <w:i w:val="0"/>
            <w:smallCaps w:val="0"/>
            <w:strike w:val="0"/>
            <w:color w:val="0000ff"/>
            <w:sz w:val="28"/>
            <w:szCs w:val="28"/>
            <w:u w:val="single"/>
            <w:shd w:fill="auto" w:val="clear"/>
            <w:vertAlign w:val="baseline"/>
            <w:rtl w:val="0"/>
          </w:rPr>
          <w:t xml:space="preserve">https://nuxt.com/</w:t>
        </w:r>
      </w:hyperlink>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để xem chi tiết</w:t>
      </w:r>
      <w:r w:rsidDel="00000000" w:rsidR="00000000" w:rsidRPr="00000000">
        <w:rPr>
          <w:rtl w:val="0"/>
        </w:rPr>
      </w:r>
    </w:p>
    <w:p w:rsidR="00000000" w:rsidDel="00000000" w:rsidP="00000000" w:rsidRDefault="00000000" w:rsidRPr="00000000" w14:paraId="000002CE">
      <w:pPr>
        <w:pStyle w:val="Heading3"/>
        <w:numPr>
          <w:ilvl w:val="2"/>
          <w:numId w:val="28"/>
        </w:numPr>
        <w:ind w:left="720" w:hanging="720"/>
        <w:rPr/>
      </w:pPr>
      <w:bookmarkStart w:colFirst="0" w:colLast="0" w:name="_heading=h.1d96cc0" w:id="108"/>
      <w:bookmarkEnd w:id="108"/>
      <w:r w:rsidDel="00000000" w:rsidR="00000000" w:rsidRPr="00000000">
        <w:rPr>
          <w:rtl w:val="0"/>
        </w:rPr>
        <w:t xml:space="preserve">Cài đặt phía Back-end</w:t>
      </w:r>
    </w:p>
    <w:p w:rsidR="00000000" w:rsidDel="00000000" w:rsidP="00000000" w:rsidRDefault="00000000" w:rsidRPr="00000000" w14:paraId="000002CF">
      <w:pPr>
        <w:pStyle w:val="Heading4"/>
        <w:numPr>
          <w:ilvl w:val="3"/>
          <w:numId w:val="28"/>
        </w:numPr>
        <w:ind w:left="864" w:hanging="864"/>
        <w:rPr/>
      </w:pPr>
      <w:r w:rsidDel="00000000" w:rsidR="00000000" w:rsidRPr="00000000">
        <w:rPr>
          <w:rtl w:val="0"/>
        </w:rPr>
        <w:t xml:space="preserve">Giới thiệu về Back-end</w:t>
      </w:r>
    </w:p>
    <w:p w:rsidR="00000000" w:rsidDel="00000000" w:rsidP="00000000" w:rsidRDefault="00000000" w:rsidRPr="00000000" w14:paraId="000002D0">
      <w:pPr>
        <w:ind w:firstLine="437"/>
        <w:rPr/>
      </w:pPr>
      <w:r w:rsidDel="00000000" w:rsidR="00000000" w:rsidRPr="00000000">
        <w:rPr>
          <w:rtl w:val="0"/>
        </w:rPr>
        <w:t xml:space="preserve">Trong dự án này, Back-end được xây dựng bằng ngôn ngữ C# trên nền tảng .NET Framework, một công cụ mạnh mẽ và đáng tin cậy để phát triển các ứng dụng web và dịch vụ. .NET Framework cung cấp một môi trường phát triển linh hoạt, hỗ trợ nhiều công cụ và thư viện sẵn có, giúp tối ưu hóa quy trình xây dựng và triển khai phần Back-end.</w:t>
      </w:r>
    </w:p>
    <w:p w:rsidR="00000000" w:rsidDel="00000000" w:rsidP="00000000" w:rsidRDefault="00000000" w:rsidRPr="00000000" w14:paraId="000002D1">
      <w:pPr>
        <w:ind w:firstLine="437"/>
        <w:rPr/>
      </w:pPr>
      <w:r w:rsidDel="00000000" w:rsidR="00000000" w:rsidRPr="00000000">
        <w:rPr>
          <w:rtl w:val="0"/>
        </w:rPr>
        <w:t xml:space="preserve">Với .NET Framework, việc quản lý dữ liệu trở nên hiệu quả nhờ vào tích hợp với các hệ thống cơ sở dữ liệu phổ biến. Đồng thời, tính năng xác thực người dùng và quản lý bảo mật được hỗ trợ mạnh mẽ, giúp đảm bảo an toàn cho các ứng dụng. Ngoài ra, .NET Framework còn hỗ trợ các tính năng xử lý nghiệp vụ phức tạp, từ việc tính toán dữ liệu lớn đến việc triển khai các quy trình kinh doanh tự động.</w:t>
      </w:r>
    </w:p>
    <w:p w:rsidR="00000000" w:rsidDel="00000000" w:rsidP="00000000" w:rsidRDefault="00000000" w:rsidRPr="00000000" w14:paraId="000002D2">
      <w:pPr>
        <w:pStyle w:val="Heading4"/>
        <w:numPr>
          <w:ilvl w:val="3"/>
          <w:numId w:val="28"/>
        </w:numPr>
        <w:ind w:left="864" w:hanging="864"/>
        <w:rPr/>
      </w:pPr>
      <w:r w:rsidDel="00000000" w:rsidR="00000000" w:rsidRPr="00000000">
        <w:rPr>
          <w:rtl w:val="0"/>
        </w:rPr>
        <w:t xml:space="preserve">Quy trình cài đặt</w:t>
      </w:r>
    </w:p>
    <w:p w:rsidR="00000000" w:rsidDel="00000000" w:rsidP="00000000" w:rsidRDefault="00000000" w:rsidRPr="00000000" w14:paraId="000002D3">
      <w:pPr>
        <w:ind w:left="420" w:firstLine="583"/>
        <w:rPr/>
      </w:pPr>
      <w:r w:rsidDel="00000000" w:rsidR="00000000" w:rsidRPr="00000000">
        <w:rPr>
          <w:b w:val="1"/>
          <w:rtl w:val="0"/>
        </w:rPr>
        <w:t xml:space="preserve">Bước 1: </w:t>
      </w:r>
      <w:r w:rsidDel="00000000" w:rsidR="00000000" w:rsidRPr="00000000">
        <w:rPr>
          <w:rtl w:val="0"/>
        </w:rPr>
        <w:t xml:space="preserve">Đảm bảo máy đã cài đặt mongodb và có phần mềm quản trị của mongodb như compass, studio3T,…</w:t>
      </w:r>
    </w:p>
    <w:p w:rsidR="00000000" w:rsidDel="00000000" w:rsidP="00000000" w:rsidRDefault="00000000" w:rsidRPr="00000000" w14:paraId="000002D4">
      <w:pPr>
        <w:spacing w:line="240" w:lineRule="auto"/>
        <w:ind w:left="420" w:firstLine="583"/>
        <w:rPr/>
      </w:pPr>
      <w:r w:rsidDel="00000000" w:rsidR="00000000" w:rsidRPr="00000000">
        <w:rPr>
          <w:b w:val="1"/>
          <w:rtl w:val="0"/>
        </w:rPr>
        <w:t xml:space="preserve">Bước 2: </w:t>
      </w:r>
      <w:r w:rsidDel="00000000" w:rsidR="00000000" w:rsidRPr="00000000">
        <w:rPr>
          <w:rtl w:val="0"/>
        </w:rPr>
        <w:t xml:space="preserve">Tạo mới connection trong cơ sở dữ liệu (mật khẩu là 123)</w:t>
      </w:r>
    </w:p>
    <w:p w:rsidR="00000000" w:rsidDel="00000000" w:rsidP="00000000" w:rsidRDefault="00000000" w:rsidRPr="00000000" w14:paraId="000002D5">
      <w:pPr>
        <w:keepNext w:val="1"/>
        <w:spacing w:line="240" w:lineRule="auto"/>
        <w:ind w:left="420" w:firstLine="583"/>
        <w:rPr/>
      </w:pPr>
      <w:r w:rsidDel="00000000" w:rsidR="00000000" w:rsidRPr="00000000">
        <w:rPr/>
        <w:drawing>
          <wp:inline distB="0" distT="0" distL="0" distR="0">
            <wp:extent cx="5528478" cy="3948292"/>
            <wp:effectExtent b="0" l="0" r="0" t="0"/>
            <wp:docPr id="2121961371" name="image19.png"/>
            <a:graphic>
              <a:graphicData uri="http://schemas.openxmlformats.org/drawingml/2006/picture">
                <pic:pic>
                  <pic:nvPicPr>
                    <pic:cNvPr id="0" name="image19.png"/>
                    <pic:cNvPicPr preferRelativeResize="0"/>
                  </pic:nvPicPr>
                  <pic:blipFill>
                    <a:blip r:embed="rId72"/>
                    <a:srcRect b="0" l="0" r="0" t="0"/>
                    <a:stretch>
                      <a:fillRect/>
                    </a:stretch>
                  </pic:blipFill>
                  <pic:spPr>
                    <a:xfrm>
                      <a:off x="0" y="0"/>
                      <a:ext cx="5528478" cy="3948292"/>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x8tuzt" w:id="109"/>
      <w:bookmarkEnd w:id="10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57: Quy trình cài đặt </w:t>
      </w:r>
    </w:p>
    <w:p w:rsidR="00000000" w:rsidDel="00000000" w:rsidP="00000000" w:rsidRDefault="00000000" w:rsidRPr="00000000" w14:paraId="000002D7">
      <w:pPr>
        <w:spacing w:line="240" w:lineRule="auto"/>
        <w:ind w:left="420" w:firstLine="583"/>
        <w:rPr/>
      </w:pPr>
      <w:r w:rsidDel="00000000" w:rsidR="00000000" w:rsidRPr="00000000">
        <w:rPr>
          <w:b w:val="1"/>
          <w:rtl w:val="0"/>
        </w:rPr>
        <w:t xml:space="preserve">Bước 3: </w:t>
      </w:r>
      <w:r w:rsidDel="00000000" w:rsidR="00000000" w:rsidRPr="00000000">
        <w:rPr>
          <w:rtl w:val="0"/>
        </w:rPr>
        <w:t xml:space="preserve">Trong file C:\Users\gnodo\OneDrive\Desktop\đồ án\Quan-ly-gia-pha\Giapha_API\API\Global.asax điền chuỗi kết nối với cơ sở dữ liệu</w:t>
      </w:r>
    </w:p>
    <w:p w:rsidR="00000000" w:rsidDel="00000000" w:rsidP="00000000" w:rsidRDefault="00000000" w:rsidRPr="00000000" w14:paraId="000002D8">
      <w:pPr>
        <w:keepNext w:val="1"/>
        <w:spacing w:line="240" w:lineRule="auto"/>
        <w:ind w:left="420" w:firstLine="583"/>
        <w:rPr/>
      </w:pPr>
      <w:r w:rsidDel="00000000" w:rsidR="00000000" w:rsidRPr="00000000">
        <w:rPr/>
        <w:drawing>
          <wp:inline distB="0" distT="0" distL="0" distR="0">
            <wp:extent cx="5734050" cy="2789555"/>
            <wp:effectExtent b="0" l="0" r="0" t="0"/>
            <wp:docPr id="2121961372" name="image21.png"/>
            <a:graphic>
              <a:graphicData uri="http://schemas.openxmlformats.org/drawingml/2006/picture">
                <pic:pic>
                  <pic:nvPicPr>
                    <pic:cNvPr id="0" name="image21.png"/>
                    <pic:cNvPicPr preferRelativeResize="0"/>
                  </pic:nvPicPr>
                  <pic:blipFill>
                    <a:blip r:embed="rId73"/>
                    <a:srcRect b="0" l="0" r="0" t="0"/>
                    <a:stretch>
                      <a:fillRect/>
                    </a:stretch>
                  </pic:blipFill>
                  <pic:spPr>
                    <a:xfrm>
                      <a:off x="0" y="0"/>
                      <a:ext cx="5734050" cy="2789555"/>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ce457m" w:id="110"/>
      <w:bookmarkEnd w:id="1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58: Quy trình cài đặt chuỗi kết nối</w:t>
      </w:r>
    </w:p>
    <w:p w:rsidR="00000000" w:rsidDel="00000000" w:rsidP="00000000" w:rsidRDefault="00000000" w:rsidRPr="00000000" w14:paraId="000002DA">
      <w:pPr>
        <w:spacing w:line="240" w:lineRule="auto"/>
        <w:ind w:left="420" w:firstLine="583"/>
        <w:rPr/>
      </w:pPr>
      <w:r w:rsidDel="00000000" w:rsidR="00000000" w:rsidRPr="00000000">
        <w:rPr>
          <w:rtl w:val="0"/>
        </w:rPr>
        <w:t xml:space="preserve">Bước 4: Kích chuột phải vào dự án API và kích chọn “Set as Starup Project”. Sau đó chạy chương trình</w:t>
      </w:r>
    </w:p>
    <w:p w:rsidR="00000000" w:rsidDel="00000000" w:rsidP="00000000" w:rsidRDefault="00000000" w:rsidRPr="00000000" w14:paraId="000002DB">
      <w:pPr>
        <w:keepNext w:val="1"/>
        <w:spacing w:line="240" w:lineRule="auto"/>
        <w:ind w:left="420" w:firstLine="583"/>
        <w:jc w:val="center"/>
        <w:rPr/>
      </w:pPr>
      <w:r w:rsidDel="00000000" w:rsidR="00000000" w:rsidRPr="00000000">
        <w:rPr/>
        <w:drawing>
          <wp:inline distB="0" distT="0" distL="0" distR="0">
            <wp:extent cx="4334843" cy="4637203"/>
            <wp:effectExtent b="0" l="0" r="0" t="0"/>
            <wp:docPr id="2121961373" name="image23.png"/>
            <a:graphic>
              <a:graphicData uri="http://schemas.openxmlformats.org/drawingml/2006/picture">
                <pic:pic>
                  <pic:nvPicPr>
                    <pic:cNvPr id="0" name="image23.png"/>
                    <pic:cNvPicPr preferRelativeResize="0"/>
                  </pic:nvPicPr>
                  <pic:blipFill>
                    <a:blip r:embed="rId74"/>
                    <a:srcRect b="0" l="0" r="0" t="0"/>
                    <a:stretch>
                      <a:fillRect/>
                    </a:stretch>
                  </pic:blipFill>
                  <pic:spPr>
                    <a:xfrm>
                      <a:off x="0" y="0"/>
                      <a:ext cx="4334843" cy="4637203"/>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rjefff" w:id="111"/>
      <w:bookmarkEnd w:id="1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Hình 59: Chọn Starup Project</w:t>
      </w:r>
    </w:p>
    <w:p w:rsidR="00000000" w:rsidDel="00000000" w:rsidP="00000000" w:rsidRDefault="00000000" w:rsidRPr="00000000" w14:paraId="000002DD">
      <w:pPr>
        <w:pStyle w:val="Heading2"/>
        <w:numPr>
          <w:ilvl w:val="1"/>
          <w:numId w:val="28"/>
        </w:numPr>
        <w:ind w:left="576" w:hanging="576"/>
        <w:rPr/>
      </w:pPr>
      <w:bookmarkStart w:colFirst="0" w:colLast="0" w:name="_heading=h.3bj1y38" w:id="112"/>
      <w:bookmarkEnd w:id="112"/>
      <w:r w:rsidDel="00000000" w:rsidR="00000000" w:rsidRPr="00000000">
        <w:rPr>
          <w:rtl w:val="0"/>
        </w:rPr>
        <w:t xml:space="preserve">Kiểm thử hệ thống </w:t>
      </w:r>
    </w:p>
    <w:p w:rsidR="00000000" w:rsidDel="00000000" w:rsidP="00000000" w:rsidRDefault="00000000" w:rsidRPr="00000000" w14:paraId="000002DE">
      <w:pPr>
        <w:ind w:left="0" w:firstLine="0"/>
        <w:rPr/>
      </w:pPr>
      <w:r w:rsidDel="00000000" w:rsidR="00000000" w:rsidRPr="00000000">
        <w:rPr>
          <w:rtl w:val="0"/>
        </w:rPr>
      </w:r>
    </w:p>
    <w:tbl>
      <w:tblPr>
        <w:tblStyle w:val="Table12"/>
        <w:tblW w:w="906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46"/>
        <w:gridCol w:w="1826"/>
        <w:gridCol w:w="2810"/>
        <w:gridCol w:w="2410"/>
        <w:gridCol w:w="1275"/>
        <w:tblGridChange w:id="0">
          <w:tblGrid>
            <w:gridCol w:w="746"/>
            <w:gridCol w:w="1826"/>
            <w:gridCol w:w="2810"/>
            <w:gridCol w:w="2410"/>
            <w:gridCol w:w="1275"/>
          </w:tblGrid>
        </w:tblGridChange>
      </w:tblGrid>
      <w:tr>
        <w:trPr>
          <w:cantSplit w:val="0"/>
          <w:trHeight w:val="581" w:hRule="atLeast"/>
          <w:tblHeader w:val="0"/>
        </w:trPr>
        <w:tc>
          <w:tcPr/>
          <w:p w:rsidR="00000000" w:rsidDel="00000000" w:rsidP="00000000" w:rsidRDefault="00000000" w:rsidRPr="00000000" w14:paraId="000002DF">
            <w:pPr>
              <w:ind w:left="0" w:firstLine="0"/>
              <w:jc w:val="center"/>
              <w:rPr>
                <w:b w:val="1"/>
              </w:rPr>
            </w:pPr>
            <w:r w:rsidDel="00000000" w:rsidR="00000000" w:rsidRPr="00000000">
              <w:rPr>
                <w:b w:val="1"/>
                <w:rtl w:val="0"/>
              </w:rPr>
              <w:t xml:space="preserve">STT</w:t>
            </w:r>
          </w:p>
        </w:tc>
        <w:tc>
          <w:tcPr/>
          <w:p w:rsidR="00000000" w:rsidDel="00000000" w:rsidP="00000000" w:rsidRDefault="00000000" w:rsidRPr="00000000" w14:paraId="000002E0">
            <w:pPr>
              <w:ind w:left="0" w:firstLine="0"/>
              <w:jc w:val="center"/>
              <w:rPr>
                <w:b w:val="1"/>
              </w:rPr>
            </w:pPr>
            <w:r w:rsidDel="00000000" w:rsidR="00000000" w:rsidRPr="00000000">
              <w:rPr>
                <w:b w:val="1"/>
                <w:rtl w:val="0"/>
              </w:rPr>
              <w:t xml:space="preserve">Case</w:t>
            </w:r>
          </w:p>
        </w:tc>
        <w:tc>
          <w:tcPr/>
          <w:p w:rsidR="00000000" w:rsidDel="00000000" w:rsidP="00000000" w:rsidRDefault="00000000" w:rsidRPr="00000000" w14:paraId="000002E1">
            <w:pPr>
              <w:ind w:left="0" w:firstLine="0"/>
              <w:jc w:val="center"/>
              <w:rPr>
                <w:b w:val="1"/>
              </w:rPr>
            </w:pPr>
            <w:r w:rsidDel="00000000" w:rsidR="00000000" w:rsidRPr="00000000">
              <w:rPr>
                <w:b w:val="1"/>
                <w:rtl w:val="0"/>
              </w:rPr>
              <w:t xml:space="preserve">Đầu vào</w:t>
            </w:r>
          </w:p>
        </w:tc>
        <w:tc>
          <w:tcPr/>
          <w:p w:rsidR="00000000" w:rsidDel="00000000" w:rsidP="00000000" w:rsidRDefault="00000000" w:rsidRPr="00000000" w14:paraId="000002E2">
            <w:pPr>
              <w:ind w:left="0" w:firstLine="0"/>
              <w:jc w:val="center"/>
              <w:rPr>
                <w:b w:val="1"/>
              </w:rPr>
            </w:pPr>
            <w:r w:rsidDel="00000000" w:rsidR="00000000" w:rsidRPr="00000000">
              <w:rPr>
                <w:b w:val="1"/>
                <w:rtl w:val="0"/>
              </w:rPr>
              <w:t xml:space="preserve">Đầu ra mong muốn</w:t>
            </w:r>
          </w:p>
        </w:tc>
        <w:tc>
          <w:tcPr/>
          <w:p w:rsidR="00000000" w:rsidDel="00000000" w:rsidP="00000000" w:rsidRDefault="00000000" w:rsidRPr="00000000" w14:paraId="000002E3">
            <w:pPr>
              <w:ind w:left="0" w:firstLine="0"/>
              <w:jc w:val="center"/>
              <w:rPr>
                <w:b w:val="1"/>
              </w:rPr>
            </w:pPr>
            <w:r w:rsidDel="00000000" w:rsidR="00000000" w:rsidRPr="00000000">
              <w:rPr>
                <w:b w:val="1"/>
                <w:rtl w:val="0"/>
              </w:rPr>
              <w:t xml:space="preserve">Kết quả</w:t>
            </w:r>
          </w:p>
        </w:tc>
      </w:tr>
      <w:tr>
        <w:trPr>
          <w:cantSplit w:val="0"/>
          <w:tblHeader w:val="0"/>
        </w:trPr>
        <w:tc>
          <w:tcPr/>
          <w:p w:rsidR="00000000" w:rsidDel="00000000" w:rsidP="00000000" w:rsidRDefault="00000000" w:rsidRPr="00000000" w14:paraId="000002E4">
            <w:pPr>
              <w:ind w:left="0" w:firstLine="0"/>
              <w:jc w:val="center"/>
              <w:rPr/>
            </w:pPr>
            <w:r w:rsidDel="00000000" w:rsidR="00000000" w:rsidRPr="00000000">
              <w:rPr>
                <w:rtl w:val="0"/>
              </w:rPr>
              <w:t xml:space="preserve">1</w:t>
            </w:r>
          </w:p>
        </w:tc>
        <w:tc>
          <w:tcPr/>
          <w:p w:rsidR="00000000" w:rsidDel="00000000" w:rsidP="00000000" w:rsidRDefault="00000000" w:rsidRPr="00000000" w14:paraId="000002E5">
            <w:pPr>
              <w:ind w:left="0" w:firstLine="0"/>
              <w:jc w:val="center"/>
              <w:rPr/>
            </w:pPr>
            <w:r w:rsidDel="00000000" w:rsidR="00000000" w:rsidRPr="00000000">
              <w:rPr>
                <w:rtl w:val="0"/>
              </w:rPr>
              <w:t xml:space="preserve">Đăng nhập</w:t>
            </w:r>
          </w:p>
        </w:tc>
        <w:tc>
          <w:tcPr/>
          <w:p w:rsidR="00000000" w:rsidDel="00000000" w:rsidP="00000000" w:rsidRDefault="00000000" w:rsidRPr="00000000" w14:paraId="000002E6">
            <w:pPr>
              <w:ind w:left="0" w:firstLine="0"/>
              <w:rPr/>
            </w:pPr>
            <w:r w:rsidDel="00000000" w:rsidR="00000000" w:rsidRPr="00000000">
              <w:rPr>
                <w:rtl w:val="0"/>
              </w:rPr>
              <w:t xml:space="preserve">Nhập tài khoản và mật khảu</w:t>
            </w:r>
          </w:p>
        </w:tc>
        <w:tc>
          <w:tcPr/>
          <w:p w:rsidR="00000000" w:rsidDel="00000000" w:rsidP="00000000" w:rsidRDefault="00000000" w:rsidRPr="00000000" w14:paraId="000002E7">
            <w:pPr>
              <w:ind w:left="0" w:firstLine="0"/>
              <w:jc w:val="center"/>
              <w:rPr/>
            </w:pPr>
            <w:r w:rsidDel="00000000" w:rsidR="00000000" w:rsidRPr="00000000">
              <w:rPr>
                <w:rtl w:val="0"/>
              </w:rPr>
              <w:t xml:space="preserve">Đăng nhập thành công</w:t>
            </w:r>
          </w:p>
        </w:tc>
        <w:tc>
          <w:tcPr/>
          <w:p w:rsidR="00000000" w:rsidDel="00000000" w:rsidP="00000000" w:rsidRDefault="00000000" w:rsidRPr="00000000" w14:paraId="000002E8">
            <w:pPr>
              <w:ind w:left="0" w:firstLine="0"/>
              <w:jc w:val="center"/>
              <w:rPr/>
            </w:pPr>
            <w:r w:rsidDel="00000000" w:rsidR="00000000" w:rsidRPr="00000000">
              <w:rPr>
                <w:rtl w:val="0"/>
              </w:rPr>
              <w:t xml:space="preserve">Đạt</w:t>
            </w:r>
          </w:p>
        </w:tc>
      </w:tr>
      <w:tr>
        <w:trPr>
          <w:cantSplit w:val="0"/>
          <w:trHeight w:val="1155" w:hRule="atLeast"/>
          <w:tblHeader w:val="0"/>
        </w:trPr>
        <w:tc>
          <w:tcPr/>
          <w:p w:rsidR="00000000" w:rsidDel="00000000" w:rsidP="00000000" w:rsidRDefault="00000000" w:rsidRPr="00000000" w14:paraId="000002E9">
            <w:pPr>
              <w:ind w:left="0" w:firstLine="0"/>
              <w:jc w:val="center"/>
              <w:rPr/>
            </w:pPr>
            <w:r w:rsidDel="00000000" w:rsidR="00000000" w:rsidRPr="00000000">
              <w:rPr>
                <w:rtl w:val="0"/>
              </w:rPr>
              <w:t xml:space="preserve">2</w:t>
            </w:r>
          </w:p>
        </w:tc>
        <w:tc>
          <w:tcPr/>
          <w:p w:rsidR="00000000" w:rsidDel="00000000" w:rsidP="00000000" w:rsidRDefault="00000000" w:rsidRPr="00000000" w14:paraId="000002EA">
            <w:pPr>
              <w:ind w:left="0" w:firstLine="0"/>
              <w:jc w:val="center"/>
              <w:rPr/>
            </w:pPr>
            <w:r w:rsidDel="00000000" w:rsidR="00000000" w:rsidRPr="00000000">
              <w:rPr>
                <w:rtl w:val="0"/>
              </w:rPr>
            </w:r>
          </w:p>
        </w:tc>
        <w:tc>
          <w:tcPr/>
          <w:p w:rsidR="00000000" w:rsidDel="00000000" w:rsidP="00000000" w:rsidRDefault="00000000" w:rsidRPr="00000000" w14:paraId="000002EB">
            <w:pPr>
              <w:ind w:left="0" w:firstLine="0"/>
              <w:rPr/>
            </w:pPr>
            <w:r w:rsidDel="00000000" w:rsidR="00000000" w:rsidRPr="00000000">
              <w:rPr>
                <w:rtl w:val="0"/>
              </w:rPr>
              <w:t xml:space="preserve">Nhập sai tài khoản hoặc mật khẩu</w:t>
            </w:r>
          </w:p>
        </w:tc>
        <w:tc>
          <w:tcPr/>
          <w:p w:rsidR="00000000" w:rsidDel="00000000" w:rsidP="00000000" w:rsidRDefault="00000000" w:rsidRPr="00000000" w14:paraId="000002EC">
            <w:pPr>
              <w:ind w:left="0" w:firstLine="0"/>
              <w:jc w:val="center"/>
              <w:rPr/>
            </w:pPr>
            <w:r w:rsidDel="00000000" w:rsidR="00000000" w:rsidRPr="00000000">
              <w:rPr>
                <w:rtl w:val="0"/>
              </w:rPr>
              <w:t xml:space="preserve">Thông báo lỗi “Tên đăng nhập hoặc mật khẩu không đúng”</w:t>
            </w:r>
          </w:p>
        </w:tc>
        <w:tc>
          <w:tcPr/>
          <w:p w:rsidR="00000000" w:rsidDel="00000000" w:rsidP="00000000" w:rsidRDefault="00000000" w:rsidRPr="00000000" w14:paraId="000002ED">
            <w:pPr>
              <w:ind w:left="0" w:firstLine="0"/>
              <w:jc w:val="center"/>
              <w:rPr/>
            </w:pPr>
            <w:r w:rsidDel="00000000" w:rsidR="00000000" w:rsidRPr="00000000">
              <w:rPr>
                <w:rtl w:val="0"/>
              </w:rPr>
              <w:t xml:space="preserve">Đạt</w:t>
            </w:r>
          </w:p>
          <w:p w:rsidR="00000000" w:rsidDel="00000000" w:rsidP="00000000" w:rsidRDefault="00000000" w:rsidRPr="00000000" w14:paraId="000002EE">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EF">
            <w:pPr>
              <w:ind w:left="0" w:firstLine="0"/>
              <w:jc w:val="center"/>
              <w:rPr/>
            </w:pPr>
            <w:r w:rsidDel="00000000" w:rsidR="00000000" w:rsidRPr="00000000">
              <w:rPr>
                <w:rtl w:val="0"/>
              </w:rPr>
              <w:t xml:space="preserve">3</w:t>
            </w:r>
          </w:p>
        </w:tc>
        <w:tc>
          <w:tcPr/>
          <w:p w:rsidR="00000000" w:rsidDel="00000000" w:rsidP="00000000" w:rsidRDefault="00000000" w:rsidRPr="00000000" w14:paraId="000002F0">
            <w:pPr>
              <w:ind w:left="0" w:firstLine="0"/>
              <w:jc w:val="center"/>
              <w:rPr/>
            </w:pPr>
            <w:r w:rsidDel="00000000" w:rsidR="00000000" w:rsidRPr="00000000">
              <w:rPr>
                <w:rtl w:val="0"/>
              </w:rPr>
              <w:t xml:space="preserve">Góp ý</w:t>
            </w:r>
          </w:p>
        </w:tc>
        <w:tc>
          <w:tcPr/>
          <w:p w:rsidR="00000000" w:rsidDel="00000000" w:rsidP="00000000" w:rsidRDefault="00000000" w:rsidRPr="00000000" w14:paraId="000002F1">
            <w:pPr>
              <w:ind w:left="0" w:firstLine="0"/>
              <w:jc w:val="center"/>
              <w:rPr/>
            </w:pPr>
            <w:r w:rsidDel="00000000" w:rsidR="00000000" w:rsidRPr="00000000">
              <w:rPr>
                <w:rtl w:val="0"/>
              </w:rPr>
              <w:t xml:space="preserve">Nhập thông tin góp ý</w:t>
            </w:r>
          </w:p>
        </w:tc>
        <w:tc>
          <w:tcPr/>
          <w:p w:rsidR="00000000" w:rsidDel="00000000" w:rsidP="00000000" w:rsidRDefault="00000000" w:rsidRPr="00000000" w14:paraId="000002F2">
            <w:pPr>
              <w:ind w:left="0" w:firstLine="0"/>
              <w:jc w:val="center"/>
              <w:rPr/>
            </w:pPr>
            <w:r w:rsidDel="00000000" w:rsidR="00000000" w:rsidRPr="00000000">
              <w:rPr>
                <w:rtl w:val="0"/>
              </w:rPr>
              <w:t xml:space="preserve">Thông báo cảm ơn lời góp ý</w:t>
            </w:r>
          </w:p>
        </w:tc>
        <w:tc>
          <w:tcPr/>
          <w:p w:rsidR="00000000" w:rsidDel="00000000" w:rsidP="00000000" w:rsidRDefault="00000000" w:rsidRPr="00000000" w14:paraId="000002F3">
            <w:pPr>
              <w:ind w:left="0" w:firstLine="0"/>
              <w:jc w:val="center"/>
              <w:rPr/>
            </w:pPr>
            <w:r w:rsidDel="00000000" w:rsidR="00000000" w:rsidRPr="00000000">
              <w:rPr>
                <w:rtl w:val="0"/>
              </w:rPr>
              <w:t xml:space="preserve">Đạt</w:t>
            </w:r>
          </w:p>
          <w:p w:rsidR="00000000" w:rsidDel="00000000" w:rsidP="00000000" w:rsidRDefault="00000000" w:rsidRPr="00000000" w14:paraId="000002F4">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2F5">
            <w:pPr>
              <w:ind w:left="0" w:firstLine="0"/>
              <w:jc w:val="center"/>
              <w:rPr/>
            </w:pPr>
            <w:r w:rsidDel="00000000" w:rsidR="00000000" w:rsidRPr="00000000">
              <w:rPr>
                <w:rtl w:val="0"/>
              </w:rPr>
              <w:t xml:space="preserve">4</w:t>
            </w:r>
          </w:p>
        </w:tc>
        <w:tc>
          <w:tcPr/>
          <w:p w:rsidR="00000000" w:rsidDel="00000000" w:rsidP="00000000" w:rsidRDefault="00000000" w:rsidRPr="00000000" w14:paraId="000002F6">
            <w:pPr>
              <w:ind w:left="0" w:firstLine="0"/>
              <w:jc w:val="center"/>
              <w:rPr/>
            </w:pPr>
            <w:r w:rsidDel="00000000" w:rsidR="00000000" w:rsidRPr="00000000">
              <w:rPr>
                <w:rtl w:val="0"/>
              </w:rPr>
            </w:r>
          </w:p>
        </w:tc>
        <w:tc>
          <w:tcPr/>
          <w:p w:rsidR="00000000" w:rsidDel="00000000" w:rsidP="00000000" w:rsidRDefault="00000000" w:rsidRPr="00000000" w14:paraId="000002F7">
            <w:pPr>
              <w:ind w:left="0" w:firstLine="0"/>
              <w:rPr/>
            </w:pPr>
            <w:r w:rsidDel="00000000" w:rsidR="00000000" w:rsidRPr="00000000">
              <w:rPr>
                <w:rtl w:val="0"/>
              </w:rPr>
              <w:t xml:space="preserve">Nhập không đúng định dạng cái trường (email, số điện thoại,…)</w:t>
            </w:r>
          </w:p>
        </w:tc>
        <w:tc>
          <w:tcPr/>
          <w:p w:rsidR="00000000" w:rsidDel="00000000" w:rsidP="00000000" w:rsidRDefault="00000000" w:rsidRPr="00000000" w14:paraId="000002F8">
            <w:pPr>
              <w:ind w:left="0" w:firstLine="0"/>
              <w:jc w:val="center"/>
              <w:rPr/>
            </w:pPr>
            <w:r w:rsidDel="00000000" w:rsidR="00000000" w:rsidRPr="00000000">
              <w:rPr>
                <w:rtl w:val="0"/>
              </w:rPr>
              <w:t xml:space="preserve">Hiển thị lỗi ở dưới ô nhập thông tin</w:t>
            </w:r>
          </w:p>
        </w:tc>
        <w:tc>
          <w:tcPr/>
          <w:p w:rsidR="00000000" w:rsidDel="00000000" w:rsidP="00000000" w:rsidRDefault="00000000" w:rsidRPr="00000000" w14:paraId="000002F9">
            <w:pPr>
              <w:ind w:left="0" w:firstLine="0"/>
              <w:jc w:val="center"/>
              <w:rPr/>
            </w:pPr>
            <w:r w:rsidDel="00000000" w:rsidR="00000000" w:rsidRPr="00000000">
              <w:rPr>
                <w:rtl w:val="0"/>
              </w:rPr>
              <w:t xml:space="preserve">Đạt</w:t>
            </w:r>
          </w:p>
        </w:tc>
      </w:tr>
      <w:tr>
        <w:trPr>
          <w:cantSplit w:val="0"/>
          <w:tblHeader w:val="0"/>
        </w:trPr>
        <w:tc>
          <w:tcPr/>
          <w:p w:rsidR="00000000" w:rsidDel="00000000" w:rsidP="00000000" w:rsidRDefault="00000000" w:rsidRPr="00000000" w14:paraId="000002FA">
            <w:pPr>
              <w:ind w:left="0" w:firstLine="0"/>
              <w:rPr/>
            </w:pPr>
            <w:r w:rsidDel="00000000" w:rsidR="00000000" w:rsidRPr="00000000">
              <w:rPr>
                <w:rtl w:val="0"/>
              </w:rPr>
              <w:t xml:space="preserve">5</w:t>
            </w:r>
          </w:p>
        </w:tc>
        <w:tc>
          <w:tcPr/>
          <w:p w:rsidR="00000000" w:rsidDel="00000000" w:rsidP="00000000" w:rsidRDefault="00000000" w:rsidRPr="00000000" w14:paraId="000002FB">
            <w:pPr>
              <w:ind w:left="0" w:firstLine="0"/>
              <w:rPr/>
            </w:pPr>
            <w:r w:rsidDel="00000000" w:rsidR="00000000" w:rsidRPr="00000000">
              <w:rPr>
                <w:rtl w:val="0"/>
              </w:rPr>
              <w:t xml:space="preserve">Tìm kiếm thành viên trong gia phả</w:t>
            </w:r>
          </w:p>
        </w:tc>
        <w:tc>
          <w:tcPr/>
          <w:p w:rsidR="00000000" w:rsidDel="00000000" w:rsidP="00000000" w:rsidRDefault="00000000" w:rsidRPr="00000000" w14:paraId="000002FC">
            <w:pPr>
              <w:ind w:left="0" w:firstLine="0"/>
              <w:rPr/>
            </w:pPr>
            <w:r w:rsidDel="00000000" w:rsidR="00000000" w:rsidRPr="00000000">
              <w:rPr>
                <w:rtl w:val="0"/>
              </w:rPr>
              <w:t xml:space="preserve">Chọn 1 người trong danh sách tìm kiếm</w:t>
            </w:r>
          </w:p>
        </w:tc>
        <w:tc>
          <w:tcPr/>
          <w:p w:rsidR="00000000" w:rsidDel="00000000" w:rsidP="00000000" w:rsidRDefault="00000000" w:rsidRPr="00000000" w14:paraId="000002FD">
            <w:pPr>
              <w:ind w:left="0" w:firstLine="0"/>
              <w:rPr/>
            </w:pPr>
            <w:r w:rsidDel="00000000" w:rsidR="00000000" w:rsidRPr="00000000">
              <w:rPr>
                <w:rtl w:val="0"/>
              </w:rPr>
              <w:t xml:space="preserve">Giao diên di chyển đến vị trí người được tìm và làm nổi bật vị trí đó</w:t>
            </w:r>
          </w:p>
        </w:tc>
        <w:tc>
          <w:tcPr/>
          <w:p w:rsidR="00000000" w:rsidDel="00000000" w:rsidP="00000000" w:rsidRDefault="00000000" w:rsidRPr="00000000" w14:paraId="000002FE">
            <w:pPr>
              <w:ind w:left="0" w:firstLine="0"/>
              <w:jc w:val="center"/>
              <w:rPr/>
            </w:pPr>
            <w:r w:rsidDel="00000000" w:rsidR="00000000" w:rsidRPr="00000000">
              <w:rPr>
                <w:rtl w:val="0"/>
              </w:rPr>
              <w:t xml:space="preserve">Đạt</w:t>
            </w:r>
          </w:p>
        </w:tc>
      </w:tr>
      <w:tr>
        <w:trPr>
          <w:cantSplit w:val="0"/>
          <w:tblHeader w:val="0"/>
        </w:trPr>
        <w:tc>
          <w:tcPr/>
          <w:p w:rsidR="00000000" w:rsidDel="00000000" w:rsidP="00000000" w:rsidRDefault="00000000" w:rsidRPr="00000000" w14:paraId="000002FF">
            <w:pPr>
              <w:rPr/>
            </w:pPr>
            <w:r w:rsidDel="00000000" w:rsidR="00000000" w:rsidRPr="00000000">
              <w:rPr>
                <w:rtl w:val="0"/>
              </w:rPr>
            </w:r>
          </w:p>
        </w:tc>
        <w:tc>
          <w:tcPr/>
          <w:p w:rsidR="00000000" w:rsidDel="00000000" w:rsidP="00000000" w:rsidRDefault="00000000" w:rsidRPr="00000000" w14:paraId="00000300">
            <w:pPr>
              <w:rPr/>
            </w:pPr>
            <w:r w:rsidDel="00000000" w:rsidR="00000000" w:rsidRPr="00000000">
              <w:rPr>
                <w:rtl w:val="0"/>
              </w:rPr>
            </w:r>
          </w:p>
        </w:tc>
        <w:tc>
          <w:tcPr/>
          <w:p w:rsidR="00000000" w:rsidDel="00000000" w:rsidP="00000000" w:rsidRDefault="00000000" w:rsidRPr="00000000" w14:paraId="00000301">
            <w:pPr>
              <w:ind w:left="0" w:firstLine="0"/>
              <w:rPr/>
            </w:pPr>
            <w:r w:rsidDel="00000000" w:rsidR="00000000" w:rsidRPr="00000000">
              <w:rPr>
                <w:rtl w:val="0"/>
              </w:rPr>
              <w:t xml:space="preserve">Bỏ chọn (Không tìm kiếm)</w:t>
            </w:r>
          </w:p>
        </w:tc>
        <w:tc>
          <w:tcPr/>
          <w:p w:rsidR="00000000" w:rsidDel="00000000" w:rsidP="00000000" w:rsidRDefault="00000000" w:rsidRPr="00000000" w14:paraId="00000302">
            <w:pPr>
              <w:ind w:left="0" w:firstLine="0"/>
              <w:rPr/>
            </w:pPr>
            <w:r w:rsidDel="00000000" w:rsidR="00000000" w:rsidRPr="00000000">
              <w:rPr>
                <w:rtl w:val="0"/>
              </w:rPr>
              <w:t xml:space="preserve">Xóa vị trí đã làm nổi bật của người đã được tìm từ trước</w:t>
            </w:r>
          </w:p>
        </w:tc>
        <w:tc>
          <w:tcPr/>
          <w:p w:rsidR="00000000" w:rsidDel="00000000" w:rsidP="00000000" w:rsidRDefault="00000000" w:rsidRPr="00000000" w14:paraId="00000303">
            <w:pPr>
              <w:ind w:left="0" w:firstLine="0"/>
              <w:jc w:val="center"/>
              <w:rPr/>
            </w:pPr>
            <w:r w:rsidDel="00000000" w:rsidR="00000000" w:rsidRPr="00000000">
              <w:rPr>
                <w:rtl w:val="0"/>
              </w:rPr>
              <w:t xml:space="preserve">Đạt</w:t>
            </w:r>
          </w:p>
          <w:p w:rsidR="00000000" w:rsidDel="00000000" w:rsidP="00000000" w:rsidRDefault="00000000" w:rsidRPr="00000000" w14:paraId="00000304">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305">
            <w:pPr>
              <w:ind w:left="0" w:firstLine="0"/>
              <w:rPr/>
            </w:pPr>
            <w:r w:rsidDel="00000000" w:rsidR="00000000" w:rsidRPr="00000000">
              <w:rPr>
                <w:rtl w:val="0"/>
              </w:rPr>
              <w:t xml:space="preserve">6</w:t>
            </w:r>
          </w:p>
        </w:tc>
        <w:tc>
          <w:tcPr/>
          <w:p w:rsidR="00000000" w:rsidDel="00000000" w:rsidP="00000000" w:rsidRDefault="00000000" w:rsidRPr="00000000" w14:paraId="00000306">
            <w:pPr>
              <w:ind w:left="0" w:firstLine="0"/>
              <w:rPr/>
            </w:pPr>
            <w:r w:rsidDel="00000000" w:rsidR="00000000" w:rsidRPr="00000000">
              <w:rPr>
                <w:rtl w:val="0"/>
              </w:rPr>
              <w:t xml:space="preserve">Xem chi tiết mối quan hệ</w:t>
            </w:r>
          </w:p>
        </w:tc>
        <w:tc>
          <w:tcPr/>
          <w:p w:rsidR="00000000" w:rsidDel="00000000" w:rsidP="00000000" w:rsidRDefault="00000000" w:rsidRPr="00000000" w14:paraId="00000307">
            <w:pPr>
              <w:ind w:left="0" w:firstLine="0"/>
              <w:rPr/>
            </w:pPr>
            <w:r w:rsidDel="00000000" w:rsidR="00000000" w:rsidRPr="00000000">
              <w:rPr>
                <w:rtl w:val="0"/>
              </w:rPr>
              <w:t xml:space="preserve">Kích vào tên người trong gia phả</w:t>
            </w:r>
          </w:p>
        </w:tc>
        <w:tc>
          <w:tcPr/>
          <w:p w:rsidR="00000000" w:rsidDel="00000000" w:rsidP="00000000" w:rsidRDefault="00000000" w:rsidRPr="00000000" w14:paraId="00000308">
            <w:pPr>
              <w:ind w:left="0" w:firstLine="0"/>
              <w:rPr/>
            </w:pPr>
            <w:r w:rsidDel="00000000" w:rsidR="00000000" w:rsidRPr="00000000">
              <w:rPr>
                <w:rtl w:val="0"/>
              </w:rPr>
              <w:t xml:space="preserve">Hiển thị giao diện chi tiết mối quan hệ</w:t>
            </w:r>
          </w:p>
        </w:tc>
        <w:tc>
          <w:tcPr/>
          <w:p w:rsidR="00000000" w:rsidDel="00000000" w:rsidP="00000000" w:rsidRDefault="00000000" w:rsidRPr="00000000" w14:paraId="00000309">
            <w:pPr>
              <w:ind w:left="0" w:firstLine="0"/>
              <w:jc w:val="center"/>
              <w:rPr/>
            </w:pPr>
            <w:r w:rsidDel="00000000" w:rsidR="00000000" w:rsidRPr="00000000">
              <w:rPr>
                <w:rtl w:val="0"/>
              </w:rPr>
              <w:t xml:space="preserve">Đạt</w:t>
            </w:r>
          </w:p>
        </w:tc>
      </w:tr>
      <w:tr>
        <w:trPr>
          <w:cantSplit w:val="0"/>
          <w:tblHeader w:val="0"/>
        </w:trPr>
        <w:tc>
          <w:tcPr/>
          <w:p w:rsidR="00000000" w:rsidDel="00000000" w:rsidP="00000000" w:rsidRDefault="00000000" w:rsidRPr="00000000" w14:paraId="0000030A">
            <w:pPr>
              <w:ind w:left="0" w:firstLine="0"/>
              <w:rPr/>
            </w:pPr>
            <w:r w:rsidDel="00000000" w:rsidR="00000000" w:rsidRPr="00000000">
              <w:rPr>
                <w:rtl w:val="0"/>
              </w:rPr>
              <w:t xml:space="preserve">7</w:t>
            </w:r>
          </w:p>
        </w:tc>
        <w:tc>
          <w:tcPr/>
          <w:p w:rsidR="00000000" w:rsidDel="00000000" w:rsidP="00000000" w:rsidRDefault="00000000" w:rsidRPr="00000000" w14:paraId="0000030B">
            <w:pPr>
              <w:ind w:left="0" w:firstLine="0"/>
              <w:rPr/>
            </w:pPr>
            <w:r w:rsidDel="00000000" w:rsidR="00000000" w:rsidRPr="00000000">
              <w:rPr>
                <w:rtl w:val="0"/>
              </w:rPr>
              <w:t xml:space="preserve">Thêm cha mẹ</w:t>
            </w:r>
          </w:p>
        </w:tc>
        <w:tc>
          <w:tcPr/>
          <w:p w:rsidR="00000000" w:rsidDel="00000000" w:rsidP="00000000" w:rsidRDefault="00000000" w:rsidRPr="00000000" w14:paraId="0000030C">
            <w:pPr>
              <w:ind w:left="0" w:firstLine="0"/>
              <w:rPr/>
            </w:pPr>
            <w:r w:rsidDel="00000000" w:rsidR="00000000" w:rsidRPr="00000000">
              <w:rPr>
                <w:rtl w:val="0"/>
              </w:rPr>
              <w:t xml:space="preserve">Nhập thông tin của cha và mẹ (Tên, tuổi, căn cước, số điện thoại,…)</w:t>
            </w:r>
          </w:p>
        </w:tc>
        <w:tc>
          <w:tcPr/>
          <w:p w:rsidR="00000000" w:rsidDel="00000000" w:rsidP="00000000" w:rsidRDefault="00000000" w:rsidRPr="00000000" w14:paraId="0000030D">
            <w:pPr>
              <w:ind w:left="0" w:firstLine="0"/>
              <w:rPr/>
            </w:pPr>
            <w:r w:rsidDel="00000000" w:rsidR="00000000" w:rsidRPr="00000000">
              <w:rPr>
                <w:rtl w:val="0"/>
              </w:rPr>
              <w:t xml:space="preserve">Thêm thông tin thành công và hiển thị thông tin cha mẹ</w:t>
            </w:r>
          </w:p>
        </w:tc>
        <w:tc>
          <w:tcPr/>
          <w:p w:rsidR="00000000" w:rsidDel="00000000" w:rsidP="00000000" w:rsidRDefault="00000000" w:rsidRPr="00000000" w14:paraId="0000030E">
            <w:pPr>
              <w:ind w:left="0" w:firstLine="0"/>
              <w:jc w:val="center"/>
              <w:rPr/>
            </w:pPr>
            <w:r w:rsidDel="00000000" w:rsidR="00000000" w:rsidRPr="00000000">
              <w:rPr>
                <w:rtl w:val="0"/>
              </w:rPr>
              <w:t xml:space="preserve">Đạt</w:t>
            </w:r>
          </w:p>
        </w:tc>
      </w:tr>
      <w:tr>
        <w:trPr>
          <w:cantSplit w:val="0"/>
          <w:tblHeader w:val="0"/>
        </w:trPr>
        <w:tc>
          <w:tcPr/>
          <w:p w:rsidR="00000000" w:rsidDel="00000000" w:rsidP="00000000" w:rsidRDefault="00000000" w:rsidRPr="00000000" w14:paraId="0000030F">
            <w:pPr>
              <w:ind w:left="0" w:firstLine="0"/>
              <w:rPr/>
            </w:pPr>
            <w:r w:rsidDel="00000000" w:rsidR="00000000" w:rsidRPr="00000000">
              <w:rPr>
                <w:rtl w:val="0"/>
              </w:rPr>
              <w:t xml:space="preserve">8</w:t>
            </w:r>
          </w:p>
        </w:tc>
        <w:tc>
          <w:tcPr/>
          <w:p w:rsidR="00000000" w:rsidDel="00000000" w:rsidP="00000000" w:rsidRDefault="00000000" w:rsidRPr="00000000" w14:paraId="00000310">
            <w:pPr>
              <w:ind w:left="0" w:firstLine="0"/>
              <w:rPr/>
            </w:pPr>
            <w:r w:rsidDel="00000000" w:rsidR="00000000" w:rsidRPr="00000000">
              <w:rPr>
                <w:rtl w:val="0"/>
              </w:rPr>
              <w:t xml:space="preserve">Sửa thông tin cha mẹ</w:t>
            </w:r>
          </w:p>
        </w:tc>
        <w:tc>
          <w:tcPr/>
          <w:p w:rsidR="00000000" w:rsidDel="00000000" w:rsidP="00000000" w:rsidRDefault="00000000" w:rsidRPr="00000000" w14:paraId="00000311">
            <w:pPr>
              <w:ind w:left="0" w:firstLine="0"/>
              <w:rPr/>
            </w:pPr>
            <w:r w:rsidDel="00000000" w:rsidR="00000000" w:rsidRPr="00000000">
              <w:rPr>
                <w:rtl w:val="0"/>
              </w:rPr>
              <w:t xml:space="preserve">Sửa thông tin của cha và mẹ (Tên, tuổi, căn cước, số điện thoại,…)</w:t>
            </w:r>
          </w:p>
        </w:tc>
        <w:tc>
          <w:tcPr/>
          <w:p w:rsidR="00000000" w:rsidDel="00000000" w:rsidP="00000000" w:rsidRDefault="00000000" w:rsidRPr="00000000" w14:paraId="00000312">
            <w:pPr>
              <w:ind w:left="0" w:firstLine="0"/>
              <w:rPr/>
            </w:pPr>
            <w:r w:rsidDel="00000000" w:rsidR="00000000" w:rsidRPr="00000000">
              <w:rPr>
                <w:rtl w:val="0"/>
              </w:rPr>
              <w:t xml:space="preserve">Sửa thành công và hiển thị lại thông tin cha mẹ</w:t>
            </w:r>
          </w:p>
        </w:tc>
        <w:tc>
          <w:tcPr/>
          <w:p w:rsidR="00000000" w:rsidDel="00000000" w:rsidP="00000000" w:rsidRDefault="00000000" w:rsidRPr="00000000" w14:paraId="00000313">
            <w:pPr>
              <w:ind w:left="0" w:firstLine="0"/>
              <w:jc w:val="center"/>
              <w:rPr/>
            </w:pPr>
            <w:r w:rsidDel="00000000" w:rsidR="00000000" w:rsidRPr="00000000">
              <w:rPr>
                <w:rtl w:val="0"/>
              </w:rPr>
              <w:t xml:space="preserve">Đạt</w:t>
            </w:r>
          </w:p>
        </w:tc>
      </w:tr>
      <w:tr>
        <w:trPr>
          <w:cantSplit w:val="0"/>
          <w:tblHeader w:val="0"/>
        </w:trPr>
        <w:tc>
          <w:tcPr/>
          <w:p w:rsidR="00000000" w:rsidDel="00000000" w:rsidP="00000000" w:rsidRDefault="00000000" w:rsidRPr="00000000" w14:paraId="00000314">
            <w:pPr>
              <w:ind w:left="0" w:firstLine="0"/>
              <w:rPr/>
            </w:pPr>
            <w:r w:rsidDel="00000000" w:rsidR="00000000" w:rsidRPr="00000000">
              <w:rPr>
                <w:rtl w:val="0"/>
              </w:rPr>
              <w:t xml:space="preserve">9</w:t>
            </w:r>
          </w:p>
        </w:tc>
        <w:tc>
          <w:tcPr/>
          <w:p w:rsidR="00000000" w:rsidDel="00000000" w:rsidP="00000000" w:rsidRDefault="00000000" w:rsidRPr="00000000" w14:paraId="00000315">
            <w:pPr>
              <w:ind w:left="0" w:firstLine="0"/>
              <w:rPr/>
            </w:pPr>
            <w:r w:rsidDel="00000000" w:rsidR="00000000" w:rsidRPr="00000000">
              <w:rPr>
                <w:rtl w:val="0"/>
              </w:rPr>
              <w:t xml:space="preserve">Thêm vợ/chồng</w:t>
            </w:r>
          </w:p>
        </w:tc>
        <w:tc>
          <w:tcPr/>
          <w:p w:rsidR="00000000" w:rsidDel="00000000" w:rsidP="00000000" w:rsidRDefault="00000000" w:rsidRPr="00000000" w14:paraId="00000316">
            <w:pPr>
              <w:ind w:left="0" w:firstLine="0"/>
              <w:rPr/>
            </w:pPr>
            <w:r w:rsidDel="00000000" w:rsidR="00000000" w:rsidRPr="00000000">
              <w:rPr>
                <w:rtl w:val="0"/>
              </w:rPr>
              <w:t xml:space="preserve">Nhập thông tin của vợ hoặc chồng (Tên, tuổi, căn cước, số điện thoại,…)</w:t>
            </w:r>
          </w:p>
        </w:tc>
        <w:tc>
          <w:tcPr/>
          <w:p w:rsidR="00000000" w:rsidDel="00000000" w:rsidP="00000000" w:rsidRDefault="00000000" w:rsidRPr="00000000" w14:paraId="00000317">
            <w:pPr>
              <w:ind w:left="0" w:firstLine="0"/>
              <w:rPr/>
            </w:pPr>
            <w:r w:rsidDel="00000000" w:rsidR="00000000" w:rsidRPr="00000000">
              <w:rPr>
                <w:rtl w:val="0"/>
              </w:rPr>
              <w:t xml:space="preserve">Thêm thành công và hiển thị thông tin vợ/chồng</w:t>
            </w:r>
          </w:p>
        </w:tc>
        <w:tc>
          <w:tcPr/>
          <w:p w:rsidR="00000000" w:rsidDel="00000000" w:rsidP="00000000" w:rsidRDefault="00000000" w:rsidRPr="00000000" w14:paraId="00000318">
            <w:pPr>
              <w:ind w:left="0" w:firstLine="0"/>
              <w:jc w:val="center"/>
              <w:rPr/>
            </w:pPr>
            <w:r w:rsidDel="00000000" w:rsidR="00000000" w:rsidRPr="00000000">
              <w:rPr>
                <w:rtl w:val="0"/>
              </w:rPr>
              <w:t xml:space="preserve">Đạt</w:t>
            </w:r>
          </w:p>
        </w:tc>
      </w:tr>
      <w:tr>
        <w:trPr>
          <w:cantSplit w:val="0"/>
          <w:tblHeader w:val="0"/>
        </w:trPr>
        <w:tc>
          <w:tcPr/>
          <w:p w:rsidR="00000000" w:rsidDel="00000000" w:rsidP="00000000" w:rsidRDefault="00000000" w:rsidRPr="00000000" w14:paraId="00000319">
            <w:pPr>
              <w:ind w:left="0" w:firstLine="0"/>
              <w:rPr/>
            </w:pPr>
            <w:r w:rsidDel="00000000" w:rsidR="00000000" w:rsidRPr="00000000">
              <w:rPr>
                <w:rtl w:val="0"/>
              </w:rPr>
              <w:t xml:space="preserve">10</w:t>
            </w:r>
          </w:p>
        </w:tc>
        <w:tc>
          <w:tcPr/>
          <w:p w:rsidR="00000000" w:rsidDel="00000000" w:rsidP="00000000" w:rsidRDefault="00000000" w:rsidRPr="00000000" w14:paraId="0000031A">
            <w:pPr>
              <w:rPr/>
            </w:pPr>
            <w:r w:rsidDel="00000000" w:rsidR="00000000" w:rsidRPr="00000000">
              <w:rPr>
                <w:rtl w:val="0"/>
              </w:rPr>
            </w:r>
          </w:p>
        </w:tc>
        <w:tc>
          <w:tcPr/>
          <w:p w:rsidR="00000000" w:rsidDel="00000000" w:rsidP="00000000" w:rsidRDefault="00000000" w:rsidRPr="00000000" w14:paraId="0000031B">
            <w:pPr>
              <w:ind w:left="0" w:firstLine="0"/>
              <w:rPr/>
            </w:pPr>
            <w:r w:rsidDel="00000000" w:rsidR="00000000" w:rsidRPr="00000000">
              <w:rPr>
                <w:rtl w:val="0"/>
              </w:rPr>
              <w:t xml:space="preserve">Dữ liệu nhập cần thiết bị thiếu</w:t>
            </w:r>
          </w:p>
        </w:tc>
        <w:tc>
          <w:tcPr/>
          <w:p w:rsidR="00000000" w:rsidDel="00000000" w:rsidP="00000000" w:rsidRDefault="00000000" w:rsidRPr="00000000" w14:paraId="0000031C">
            <w:pPr>
              <w:ind w:left="0" w:firstLine="0"/>
              <w:rPr/>
            </w:pPr>
            <w:r w:rsidDel="00000000" w:rsidR="00000000" w:rsidRPr="00000000">
              <w:rPr>
                <w:rtl w:val="0"/>
              </w:rPr>
              <w:t xml:space="preserve">Thông báo điền hết thông tin cần thiết</w:t>
            </w:r>
          </w:p>
        </w:tc>
        <w:tc>
          <w:tcPr/>
          <w:p w:rsidR="00000000" w:rsidDel="00000000" w:rsidP="00000000" w:rsidRDefault="00000000" w:rsidRPr="00000000" w14:paraId="0000031D">
            <w:pPr>
              <w:ind w:left="0" w:firstLine="0"/>
              <w:jc w:val="center"/>
              <w:rPr/>
            </w:pPr>
            <w:r w:rsidDel="00000000" w:rsidR="00000000" w:rsidRPr="00000000">
              <w:rPr>
                <w:rtl w:val="0"/>
              </w:rPr>
              <w:t xml:space="preserve">Đạt</w:t>
            </w:r>
          </w:p>
        </w:tc>
      </w:tr>
      <w:tr>
        <w:trPr>
          <w:cantSplit w:val="0"/>
          <w:tblHeader w:val="0"/>
        </w:trPr>
        <w:tc>
          <w:tcPr/>
          <w:p w:rsidR="00000000" w:rsidDel="00000000" w:rsidP="00000000" w:rsidRDefault="00000000" w:rsidRPr="00000000" w14:paraId="0000031E">
            <w:pPr>
              <w:ind w:left="0" w:firstLine="0"/>
              <w:rPr/>
            </w:pPr>
            <w:r w:rsidDel="00000000" w:rsidR="00000000" w:rsidRPr="00000000">
              <w:rPr>
                <w:rtl w:val="0"/>
              </w:rPr>
              <w:t xml:space="preserve">11</w:t>
            </w:r>
          </w:p>
        </w:tc>
        <w:tc>
          <w:tcPr/>
          <w:p w:rsidR="00000000" w:rsidDel="00000000" w:rsidP="00000000" w:rsidRDefault="00000000" w:rsidRPr="00000000" w14:paraId="0000031F">
            <w:pPr>
              <w:ind w:left="0" w:firstLine="0"/>
              <w:rPr/>
            </w:pPr>
            <w:r w:rsidDel="00000000" w:rsidR="00000000" w:rsidRPr="00000000">
              <w:rPr>
                <w:rtl w:val="0"/>
              </w:rPr>
              <w:t xml:space="preserve">Sửa vợ/chồng</w:t>
            </w:r>
          </w:p>
        </w:tc>
        <w:tc>
          <w:tcPr/>
          <w:p w:rsidR="00000000" w:rsidDel="00000000" w:rsidP="00000000" w:rsidRDefault="00000000" w:rsidRPr="00000000" w14:paraId="00000320">
            <w:pPr>
              <w:ind w:left="0" w:firstLine="0"/>
              <w:rPr/>
            </w:pPr>
            <w:r w:rsidDel="00000000" w:rsidR="00000000" w:rsidRPr="00000000">
              <w:rPr>
                <w:rtl w:val="0"/>
              </w:rPr>
              <w:t xml:space="preserve">Thay đổi dữ liệu (Tên, tuổi, căn cước, số điện thoại,…)</w:t>
            </w:r>
          </w:p>
        </w:tc>
        <w:tc>
          <w:tcPr/>
          <w:p w:rsidR="00000000" w:rsidDel="00000000" w:rsidP="00000000" w:rsidRDefault="00000000" w:rsidRPr="00000000" w14:paraId="00000321">
            <w:pPr>
              <w:ind w:left="0" w:firstLine="0"/>
              <w:rPr/>
            </w:pPr>
            <w:r w:rsidDel="00000000" w:rsidR="00000000" w:rsidRPr="00000000">
              <w:rPr>
                <w:rtl w:val="0"/>
              </w:rPr>
              <w:t xml:space="preserve">Thông báo thành công và hiển thị lại thông tin vợ /chồng</w:t>
            </w:r>
          </w:p>
        </w:tc>
        <w:tc>
          <w:tcPr/>
          <w:p w:rsidR="00000000" w:rsidDel="00000000" w:rsidP="00000000" w:rsidRDefault="00000000" w:rsidRPr="00000000" w14:paraId="00000322">
            <w:pPr>
              <w:ind w:left="0" w:firstLine="0"/>
              <w:jc w:val="center"/>
              <w:rPr/>
            </w:pPr>
            <w:r w:rsidDel="00000000" w:rsidR="00000000" w:rsidRPr="00000000">
              <w:rPr>
                <w:rtl w:val="0"/>
              </w:rPr>
              <w:t xml:space="preserve">Đạt</w:t>
            </w:r>
          </w:p>
        </w:tc>
      </w:tr>
      <w:tr>
        <w:trPr>
          <w:cantSplit w:val="0"/>
          <w:tblHeader w:val="0"/>
        </w:trPr>
        <w:tc>
          <w:tcPr/>
          <w:p w:rsidR="00000000" w:rsidDel="00000000" w:rsidP="00000000" w:rsidRDefault="00000000" w:rsidRPr="00000000" w14:paraId="00000323">
            <w:pPr>
              <w:ind w:left="0" w:firstLine="0"/>
              <w:rPr/>
            </w:pPr>
            <w:r w:rsidDel="00000000" w:rsidR="00000000" w:rsidRPr="00000000">
              <w:rPr>
                <w:rtl w:val="0"/>
              </w:rPr>
              <w:t xml:space="preserve">12</w:t>
            </w:r>
          </w:p>
        </w:tc>
        <w:tc>
          <w:tcPr/>
          <w:p w:rsidR="00000000" w:rsidDel="00000000" w:rsidP="00000000" w:rsidRDefault="00000000" w:rsidRPr="00000000" w14:paraId="00000324">
            <w:pPr>
              <w:ind w:left="0" w:firstLine="0"/>
              <w:rPr/>
            </w:pPr>
            <w:r w:rsidDel="00000000" w:rsidR="00000000" w:rsidRPr="00000000">
              <w:rPr>
                <w:rtl w:val="0"/>
              </w:rPr>
              <w:t xml:space="preserve">Thêm con</w:t>
            </w:r>
          </w:p>
        </w:tc>
        <w:tc>
          <w:tcPr/>
          <w:p w:rsidR="00000000" w:rsidDel="00000000" w:rsidP="00000000" w:rsidRDefault="00000000" w:rsidRPr="00000000" w14:paraId="00000325">
            <w:pPr>
              <w:ind w:left="0" w:firstLine="0"/>
              <w:rPr/>
            </w:pPr>
            <w:r w:rsidDel="00000000" w:rsidR="00000000" w:rsidRPr="00000000">
              <w:rPr>
                <w:rtl w:val="0"/>
              </w:rPr>
              <w:t xml:space="preserve">Nhập thông tin của vợ hoặc chồng (Tên, tuổi, căn cước, số điện thoại, giới tính…)</w:t>
            </w:r>
          </w:p>
        </w:tc>
        <w:tc>
          <w:tcPr/>
          <w:p w:rsidR="00000000" w:rsidDel="00000000" w:rsidP="00000000" w:rsidRDefault="00000000" w:rsidRPr="00000000" w14:paraId="00000326">
            <w:pPr>
              <w:ind w:left="0" w:firstLine="0"/>
              <w:rPr/>
            </w:pPr>
            <w:r w:rsidDel="00000000" w:rsidR="00000000" w:rsidRPr="00000000">
              <w:rPr>
                <w:rtl w:val="0"/>
              </w:rPr>
              <w:t xml:space="preserve">Thông báo thành công và hiển thị lại thông tin con</w:t>
            </w:r>
          </w:p>
        </w:tc>
        <w:tc>
          <w:tcPr/>
          <w:p w:rsidR="00000000" w:rsidDel="00000000" w:rsidP="00000000" w:rsidRDefault="00000000" w:rsidRPr="00000000" w14:paraId="00000327">
            <w:pPr>
              <w:ind w:left="0" w:firstLine="0"/>
              <w:jc w:val="center"/>
              <w:rPr/>
            </w:pPr>
            <w:r w:rsidDel="00000000" w:rsidR="00000000" w:rsidRPr="00000000">
              <w:rPr>
                <w:rtl w:val="0"/>
              </w:rPr>
              <w:t xml:space="preserve">Đạt</w:t>
            </w:r>
          </w:p>
          <w:p w:rsidR="00000000" w:rsidDel="00000000" w:rsidP="00000000" w:rsidRDefault="00000000" w:rsidRPr="00000000" w14:paraId="00000328">
            <w:pPr>
              <w:jc w:val="center"/>
              <w:rPr/>
            </w:pPr>
            <w:r w:rsidDel="00000000" w:rsidR="00000000" w:rsidRPr="00000000">
              <w:rPr>
                <w:rtl w:val="0"/>
              </w:rPr>
            </w:r>
          </w:p>
        </w:tc>
      </w:tr>
      <w:tr>
        <w:trPr>
          <w:cantSplit w:val="0"/>
          <w:tblHeader w:val="0"/>
        </w:trPr>
        <w:tc>
          <w:tcPr/>
          <w:p w:rsidR="00000000" w:rsidDel="00000000" w:rsidP="00000000" w:rsidRDefault="00000000" w:rsidRPr="00000000" w14:paraId="00000329">
            <w:pPr>
              <w:ind w:left="0" w:firstLine="0"/>
              <w:rPr/>
            </w:pPr>
            <w:r w:rsidDel="00000000" w:rsidR="00000000" w:rsidRPr="00000000">
              <w:rPr>
                <w:rtl w:val="0"/>
              </w:rPr>
              <w:t xml:space="preserve">13</w:t>
            </w:r>
          </w:p>
        </w:tc>
        <w:tc>
          <w:tcPr/>
          <w:p w:rsidR="00000000" w:rsidDel="00000000" w:rsidP="00000000" w:rsidRDefault="00000000" w:rsidRPr="00000000" w14:paraId="0000032A">
            <w:pPr>
              <w:ind w:left="0" w:firstLine="0"/>
              <w:rPr/>
            </w:pPr>
            <w:r w:rsidDel="00000000" w:rsidR="00000000" w:rsidRPr="00000000">
              <w:rPr>
                <w:rtl w:val="0"/>
              </w:rPr>
              <w:t xml:space="preserve">Xóa con</w:t>
            </w:r>
          </w:p>
        </w:tc>
        <w:tc>
          <w:tcPr/>
          <w:p w:rsidR="00000000" w:rsidDel="00000000" w:rsidP="00000000" w:rsidRDefault="00000000" w:rsidRPr="00000000" w14:paraId="0000032B">
            <w:pPr>
              <w:ind w:left="0" w:firstLine="0"/>
              <w:rPr/>
            </w:pPr>
            <w:r w:rsidDel="00000000" w:rsidR="00000000" w:rsidRPr="00000000">
              <w:rPr>
                <w:rtl w:val="0"/>
              </w:rPr>
              <w:t xml:space="preserve">Kích vào biểu tượng xóa</w:t>
            </w:r>
          </w:p>
        </w:tc>
        <w:tc>
          <w:tcPr/>
          <w:p w:rsidR="00000000" w:rsidDel="00000000" w:rsidP="00000000" w:rsidRDefault="00000000" w:rsidRPr="00000000" w14:paraId="0000032C">
            <w:pPr>
              <w:ind w:left="0" w:firstLine="0"/>
              <w:rPr/>
            </w:pPr>
            <w:r w:rsidDel="00000000" w:rsidR="00000000" w:rsidRPr="00000000">
              <w:rPr>
                <w:rtl w:val="0"/>
              </w:rPr>
              <w:t xml:space="preserve">Thông tin người con đó đã xóa</w:t>
            </w:r>
          </w:p>
        </w:tc>
        <w:tc>
          <w:tcPr/>
          <w:p w:rsidR="00000000" w:rsidDel="00000000" w:rsidP="00000000" w:rsidRDefault="00000000" w:rsidRPr="00000000" w14:paraId="0000032D">
            <w:pPr>
              <w:ind w:left="0" w:firstLine="0"/>
              <w:jc w:val="center"/>
              <w:rPr/>
            </w:pPr>
            <w:r w:rsidDel="00000000" w:rsidR="00000000" w:rsidRPr="00000000">
              <w:rPr>
                <w:rtl w:val="0"/>
              </w:rPr>
              <w:t xml:space="preserve">Đạt</w:t>
            </w:r>
          </w:p>
        </w:tc>
      </w:tr>
      <w:tr>
        <w:trPr>
          <w:cantSplit w:val="0"/>
          <w:tblHeader w:val="0"/>
        </w:trPr>
        <w:tc>
          <w:tcPr/>
          <w:p w:rsidR="00000000" w:rsidDel="00000000" w:rsidP="00000000" w:rsidRDefault="00000000" w:rsidRPr="00000000" w14:paraId="0000032E">
            <w:pPr>
              <w:ind w:left="0" w:firstLine="0"/>
              <w:rPr/>
            </w:pPr>
            <w:r w:rsidDel="00000000" w:rsidR="00000000" w:rsidRPr="00000000">
              <w:rPr>
                <w:rtl w:val="0"/>
              </w:rPr>
              <w:t xml:space="preserve">14</w:t>
            </w:r>
          </w:p>
        </w:tc>
        <w:tc>
          <w:tcPr/>
          <w:p w:rsidR="00000000" w:rsidDel="00000000" w:rsidP="00000000" w:rsidRDefault="00000000" w:rsidRPr="00000000" w14:paraId="0000032F">
            <w:pPr>
              <w:ind w:left="0" w:firstLine="0"/>
              <w:rPr/>
            </w:pPr>
            <w:r w:rsidDel="00000000" w:rsidR="00000000" w:rsidRPr="00000000">
              <w:rPr>
                <w:rtl w:val="0"/>
              </w:rPr>
              <w:t xml:space="preserve">Thêm anh/chị/em</w:t>
            </w:r>
          </w:p>
        </w:tc>
        <w:tc>
          <w:tcPr/>
          <w:p w:rsidR="00000000" w:rsidDel="00000000" w:rsidP="00000000" w:rsidRDefault="00000000" w:rsidRPr="00000000" w14:paraId="00000330">
            <w:pPr>
              <w:ind w:left="0" w:firstLine="0"/>
              <w:rPr/>
            </w:pPr>
            <w:r w:rsidDel="00000000" w:rsidR="00000000" w:rsidRPr="00000000">
              <w:rPr>
                <w:rtl w:val="0"/>
              </w:rPr>
              <w:t xml:space="preserve">Nhập thông tin của anh/chị/em  (Tên, tuổi, căn cước, số điện thoại,giới tính,…)</w:t>
            </w:r>
          </w:p>
        </w:tc>
        <w:tc>
          <w:tcPr/>
          <w:p w:rsidR="00000000" w:rsidDel="00000000" w:rsidP="00000000" w:rsidRDefault="00000000" w:rsidRPr="00000000" w14:paraId="00000331">
            <w:pPr>
              <w:ind w:left="0" w:firstLine="0"/>
              <w:rPr/>
            </w:pPr>
            <w:r w:rsidDel="00000000" w:rsidR="00000000" w:rsidRPr="00000000">
              <w:rPr>
                <w:rtl w:val="0"/>
              </w:rPr>
              <w:t xml:space="preserve">Thông bảo thêm thành công và hiển thị lại thông tin</w:t>
            </w:r>
          </w:p>
        </w:tc>
        <w:tc>
          <w:tcPr/>
          <w:p w:rsidR="00000000" w:rsidDel="00000000" w:rsidP="00000000" w:rsidRDefault="00000000" w:rsidRPr="00000000" w14:paraId="00000332">
            <w:pPr>
              <w:ind w:left="0" w:firstLine="0"/>
              <w:jc w:val="center"/>
              <w:rPr/>
            </w:pPr>
            <w:r w:rsidDel="00000000" w:rsidR="00000000" w:rsidRPr="00000000">
              <w:rPr>
                <w:rtl w:val="0"/>
              </w:rPr>
              <w:t xml:space="preserve">Đạt</w:t>
            </w:r>
          </w:p>
        </w:tc>
      </w:tr>
      <w:tr>
        <w:trPr>
          <w:cantSplit w:val="0"/>
          <w:tblHeader w:val="0"/>
        </w:trPr>
        <w:tc>
          <w:tcPr/>
          <w:p w:rsidR="00000000" w:rsidDel="00000000" w:rsidP="00000000" w:rsidRDefault="00000000" w:rsidRPr="00000000" w14:paraId="00000333">
            <w:pPr>
              <w:ind w:left="0" w:firstLine="0"/>
              <w:rPr/>
            </w:pPr>
            <w:r w:rsidDel="00000000" w:rsidR="00000000" w:rsidRPr="00000000">
              <w:rPr>
                <w:rtl w:val="0"/>
              </w:rPr>
              <w:t xml:space="preserve">15</w:t>
            </w:r>
          </w:p>
        </w:tc>
        <w:tc>
          <w:tcPr/>
          <w:p w:rsidR="00000000" w:rsidDel="00000000" w:rsidP="00000000" w:rsidRDefault="00000000" w:rsidRPr="00000000" w14:paraId="00000334">
            <w:pPr>
              <w:ind w:left="0" w:firstLine="0"/>
              <w:rPr/>
            </w:pPr>
            <w:r w:rsidDel="00000000" w:rsidR="00000000" w:rsidRPr="00000000">
              <w:rPr>
                <w:rtl w:val="0"/>
              </w:rPr>
              <w:t xml:space="preserve">Xóa anh/chị/em</w:t>
            </w:r>
          </w:p>
        </w:tc>
        <w:tc>
          <w:tcPr/>
          <w:p w:rsidR="00000000" w:rsidDel="00000000" w:rsidP="00000000" w:rsidRDefault="00000000" w:rsidRPr="00000000" w14:paraId="00000335">
            <w:pPr>
              <w:ind w:left="0" w:firstLine="0"/>
              <w:rPr/>
            </w:pPr>
            <w:r w:rsidDel="00000000" w:rsidR="00000000" w:rsidRPr="00000000">
              <w:rPr>
                <w:rtl w:val="0"/>
              </w:rPr>
              <w:t xml:space="preserve">Kích vào biểu tượng xóa</w:t>
            </w:r>
          </w:p>
        </w:tc>
        <w:tc>
          <w:tcPr/>
          <w:p w:rsidR="00000000" w:rsidDel="00000000" w:rsidP="00000000" w:rsidRDefault="00000000" w:rsidRPr="00000000" w14:paraId="00000336">
            <w:pPr>
              <w:ind w:left="0" w:firstLine="0"/>
              <w:rPr/>
            </w:pPr>
            <w:r w:rsidDel="00000000" w:rsidR="00000000" w:rsidRPr="00000000">
              <w:rPr>
                <w:rtl w:val="0"/>
              </w:rPr>
              <w:t xml:space="preserve">Thông tin người con đó đã xóa</w:t>
            </w:r>
          </w:p>
        </w:tc>
        <w:tc>
          <w:tcPr/>
          <w:p w:rsidR="00000000" w:rsidDel="00000000" w:rsidP="00000000" w:rsidRDefault="00000000" w:rsidRPr="00000000" w14:paraId="00000337">
            <w:pPr>
              <w:ind w:left="0" w:firstLine="0"/>
              <w:jc w:val="center"/>
              <w:rPr/>
            </w:pPr>
            <w:r w:rsidDel="00000000" w:rsidR="00000000" w:rsidRPr="00000000">
              <w:rPr>
                <w:rtl w:val="0"/>
              </w:rPr>
              <w:t xml:space="preserve">Đạt</w:t>
            </w:r>
          </w:p>
        </w:tc>
      </w:tr>
      <w:tr>
        <w:trPr>
          <w:cantSplit w:val="0"/>
          <w:tblHeader w:val="0"/>
        </w:trPr>
        <w:tc>
          <w:tcPr/>
          <w:p w:rsidR="00000000" w:rsidDel="00000000" w:rsidP="00000000" w:rsidRDefault="00000000" w:rsidRPr="00000000" w14:paraId="00000338">
            <w:pPr>
              <w:ind w:left="0" w:firstLine="0"/>
              <w:rPr/>
            </w:pPr>
            <w:r w:rsidDel="00000000" w:rsidR="00000000" w:rsidRPr="00000000">
              <w:rPr>
                <w:rtl w:val="0"/>
              </w:rPr>
              <w:t xml:space="preserve">16</w:t>
            </w:r>
          </w:p>
        </w:tc>
        <w:tc>
          <w:tcPr/>
          <w:p w:rsidR="00000000" w:rsidDel="00000000" w:rsidP="00000000" w:rsidRDefault="00000000" w:rsidRPr="00000000" w14:paraId="00000339">
            <w:pPr>
              <w:ind w:left="0" w:firstLine="0"/>
              <w:rPr/>
            </w:pPr>
            <w:r w:rsidDel="00000000" w:rsidR="00000000" w:rsidRPr="00000000">
              <w:rPr>
                <w:rtl w:val="0"/>
              </w:rPr>
              <w:t xml:space="preserve">Cấp tài khoản</w:t>
            </w:r>
          </w:p>
        </w:tc>
        <w:tc>
          <w:tcPr/>
          <w:p w:rsidR="00000000" w:rsidDel="00000000" w:rsidP="00000000" w:rsidRDefault="00000000" w:rsidRPr="00000000" w14:paraId="0000033A">
            <w:pPr>
              <w:ind w:left="0" w:firstLine="0"/>
              <w:rPr/>
            </w:pPr>
            <w:r w:rsidDel="00000000" w:rsidR="00000000" w:rsidRPr="00000000">
              <w:rPr>
                <w:rtl w:val="0"/>
              </w:rPr>
              <w:t xml:space="preserve">Nhập tên đăng nhập và mật khảu</w:t>
            </w:r>
          </w:p>
        </w:tc>
        <w:tc>
          <w:tcPr/>
          <w:p w:rsidR="00000000" w:rsidDel="00000000" w:rsidP="00000000" w:rsidRDefault="00000000" w:rsidRPr="00000000" w14:paraId="0000033B">
            <w:pPr>
              <w:ind w:left="0" w:firstLine="0"/>
              <w:rPr/>
            </w:pPr>
            <w:r w:rsidDel="00000000" w:rsidR="00000000" w:rsidRPr="00000000">
              <w:rPr>
                <w:rtl w:val="0"/>
              </w:rPr>
              <w:t xml:space="preserve">Thông báo thêm thành công</w:t>
            </w:r>
          </w:p>
        </w:tc>
        <w:tc>
          <w:tcPr/>
          <w:p w:rsidR="00000000" w:rsidDel="00000000" w:rsidP="00000000" w:rsidRDefault="00000000" w:rsidRPr="00000000" w14:paraId="0000033C">
            <w:pPr>
              <w:ind w:left="0" w:firstLine="0"/>
              <w:jc w:val="center"/>
              <w:rPr/>
            </w:pPr>
            <w:r w:rsidDel="00000000" w:rsidR="00000000" w:rsidRPr="00000000">
              <w:rPr>
                <w:rtl w:val="0"/>
              </w:rPr>
              <w:t xml:space="preserve">Đạt</w:t>
            </w:r>
          </w:p>
        </w:tc>
      </w:tr>
      <w:tr>
        <w:trPr>
          <w:cantSplit w:val="0"/>
          <w:tblHeader w:val="0"/>
        </w:trPr>
        <w:tc>
          <w:tcPr/>
          <w:p w:rsidR="00000000" w:rsidDel="00000000" w:rsidP="00000000" w:rsidRDefault="00000000" w:rsidRPr="00000000" w14:paraId="0000033D">
            <w:pPr>
              <w:ind w:left="0" w:firstLine="0"/>
              <w:rPr/>
            </w:pPr>
            <w:r w:rsidDel="00000000" w:rsidR="00000000" w:rsidRPr="00000000">
              <w:rPr>
                <w:rtl w:val="0"/>
              </w:rPr>
              <w:t xml:space="preserve">17</w:t>
            </w:r>
          </w:p>
        </w:tc>
        <w:tc>
          <w:tcPr/>
          <w:p w:rsidR="00000000" w:rsidDel="00000000" w:rsidP="00000000" w:rsidRDefault="00000000" w:rsidRPr="00000000" w14:paraId="0000033E">
            <w:pPr>
              <w:rPr/>
            </w:pPr>
            <w:r w:rsidDel="00000000" w:rsidR="00000000" w:rsidRPr="00000000">
              <w:rPr>
                <w:rtl w:val="0"/>
              </w:rPr>
            </w:r>
          </w:p>
        </w:tc>
        <w:tc>
          <w:tcPr/>
          <w:p w:rsidR="00000000" w:rsidDel="00000000" w:rsidP="00000000" w:rsidRDefault="00000000" w:rsidRPr="00000000" w14:paraId="0000033F">
            <w:pPr>
              <w:ind w:left="0" w:firstLine="0"/>
              <w:rPr/>
            </w:pPr>
            <w:r w:rsidDel="00000000" w:rsidR="00000000" w:rsidRPr="00000000">
              <w:rPr>
                <w:rtl w:val="0"/>
              </w:rPr>
              <w:t xml:space="preserve">tên tài khoản hoặc nhập khẩu bỏ trống</w:t>
            </w:r>
          </w:p>
        </w:tc>
        <w:tc>
          <w:tcPr/>
          <w:p w:rsidR="00000000" w:rsidDel="00000000" w:rsidP="00000000" w:rsidRDefault="00000000" w:rsidRPr="00000000" w14:paraId="00000340">
            <w:pPr>
              <w:ind w:left="0" w:firstLine="0"/>
              <w:rPr/>
            </w:pPr>
            <w:r w:rsidDel="00000000" w:rsidR="00000000" w:rsidRPr="00000000">
              <w:rPr>
                <w:rtl w:val="0"/>
              </w:rPr>
              <w:t xml:space="preserve">Thông báo yêu cầu nhập</w:t>
            </w:r>
          </w:p>
        </w:tc>
        <w:tc>
          <w:tcPr/>
          <w:p w:rsidR="00000000" w:rsidDel="00000000" w:rsidP="00000000" w:rsidRDefault="00000000" w:rsidRPr="00000000" w14:paraId="00000341">
            <w:pPr>
              <w:ind w:left="0" w:firstLine="0"/>
              <w:jc w:val="center"/>
              <w:rPr/>
            </w:pPr>
            <w:r w:rsidDel="00000000" w:rsidR="00000000" w:rsidRPr="00000000">
              <w:rPr>
                <w:rtl w:val="0"/>
              </w:rPr>
              <w:t xml:space="preserve">Đạt</w:t>
            </w:r>
          </w:p>
        </w:tc>
      </w:tr>
      <w:tr>
        <w:trPr>
          <w:cantSplit w:val="0"/>
          <w:tblHeader w:val="0"/>
        </w:trPr>
        <w:tc>
          <w:tcPr/>
          <w:p w:rsidR="00000000" w:rsidDel="00000000" w:rsidP="00000000" w:rsidRDefault="00000000" w:rsidRPr="00000000" w14:paraId="00000342">
            <w:pPr>
              <w:ind w:left="0" w:firstLine="0"/>
              <w:rPr/>
            </w:pPr>
            <w:r w:rsidDel="00000000" w:rsidR="00000000" w:rsidRPr="00000000">
              <w:rPr>
                <w:rtl w:val="0"/>
              </w:rPr>
              <w:t xml:space="preserve">18</w:t>
            </w:r>
          </w:p>
        </w:tc>
        <w:tc>
          <w:tcPr/>
          <w:p w:rsidR="00000000" w:rsidDel="00000000" w:rsidP="00000000" w:rsidRDefault="00000000" w:rsidRPr="00000000" w14:paraId="00000343">
            <w:pPr>
              <w:ind w:left="0" w:firstLine="0"/>
              <w:rPr/>
            </w:pPr>
            <w:r w:rsidDel="00000000" w:rsidR="00000000" w:rsidRPr="00000000">
              <w:rPr>
                <w:rtl w:val="0"/>
              </w:rPr>
              <w:t xml:space="preserve">Thêm tiểu sử</w:t>
            </w:r>
          </w:p>
        </w:tc>
        <w:tc>
          <w:tcPr/>
          <w:p w:rsidR="00000000" w:rsidDel="00000000" w:rsidP="00000000" w:rsidRDefault="00000000" w:rsidRPr="00000000" w14:paraId="00000344">
            <w:pPr>
              <w:rPr/>
            </w:pPr>
            <w:r w:rsidDel="00000000" w:rsidR="00000000" w:rsidRPr="00000000">
              <w:rPr>
                <w:rtl w:val="0"/>
              </w:rPr>
              <w:t xml:space="preserve">Thông tin tiểu sử của người thêm</w:t>
            </w:r>
          </w:p>
        </w:tc>
        <w:tc>
          <w:tcPr/>
          <w:p w:rsidR="00000000" w:rsidDel="00000000" w:rsidP="00000000" w:rsidRDefault="00000000" w:rsidRPr="00000000" w14:paraId="00000345">
            <w:pPr>
              <w:ind w:left="0" w:firstLine="0"/>
              <w:rPr/>
            </w:pPr>
            <w:r w:rsidDel="00000000" w:rsidR="00000000" w:rsidRPr="00000000">
              <w:rPr>
                <w:rtl w:val="0"/>
              </w:rPr>
              <w:t xml:space="preserve">Thông báo thêm thành công</w:t>
            </w:r>
          </w:p>
        </w:tc>
        <w:tc>
          <w:tcPr/>
          <w:p w:rsidR="00000000" w:rsidDel="00000000" w:rsidP="00000000" w:rsidRDefault="00000000" w:rsidRPr="00000000" w14:paraId="00000346">
            <w:pPr>
              <w:keepNext w:val="1"/>
              <w:ind w:left="0" w:firstLine="0"/>
              <w:jc w:val="center"/>
              <w:rPr/>
            </w:pPr>
            <w:r w:rsidDel="00000000" w:rsidR="00000000" w:rsidRPr="00000000">
              <w:rPr>
                <w:rtl w:val="0"/>
              </w:rPr>
              <w:t xml:space="preserve">Đạt</w:t>
            </w:r>
          </w:p>
        </w:tc>
      </w:tr>
    </w:tbl>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360" w:lineRule="auto"/>
        <w:ind w:left="283" w:right="0" w:firstLine="299.99999999999994"/>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1qoc8b1" w:id="113"/>
      <w:bookmarkEnd w:id="1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Bảng 11: Kiểm thử hệ thống</w:t>
      </w:r>
    </w:p>
    <w:p w:rsidR="00000000" w:rsidDel="00000000" w:rsidP="00000000" w:rsidRDefault="00000000" w:rsidRPr="00000000" w14:paraId="00000348">
      <w:pPr>
        <w:pStyle w:val="Heading1"/>
        <w:ind w:left="432" w:firstLine="0"/>
        <w:rPr/>
      </w:pPr>
      <w:bookmarkStart w:colFirst="0" w:colLast="0" w:name="_heading=h.4anzqyu" w:id="114"/>
      <w:bookmarkEnd w:id="114"/>
      <w:r w:rsidDel="00000000" w:rsidR="00000000" w:rsidRPr="00000000">
        <w:br w:type="page"/>
      </w:r>
      <w:r w:rsidDel="00000000" w:rsidR="00000000" w:rsidRPr="00000000">
        <w:rPr>
          <w:rtl w:val="0"/>
        </w:rPr>
        <w:t xml:space="preserve">KẾT LUẬN </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Qua quá trình thực hiện đề tài </w:t>
      </w:r>
      <w:r w:rsidDel="00000000" w:rsidR="00000000" w:rsidRPr="00000000">
        <w:rPr>
          <w:b w:val="1"/>
          <w:rtl w:val="0"/>
        </w:rPr>
        <w:t xml:space="preserve">“Xây dựng website quản lý gia phả cho dòng họ Ngô”</w:t>
      </w:r>
      <w:r w:rsidDel="00000000" w:rsidR="00000000" w:rsidRPr="00000000">
        <w:rPr>
          <w:rtl w:val="0"/>
        </w:rPr>
        <w:t xml:space="preserve">, em đã hoàn thành việc xây dựng một website với các chức năng đơn giản, dễ sử dụng, hỗ trợ dòng họ trong việc quản lý thông tin gia phả. Đồng thời, em đã có cơ hội tìm hiểu, học hỏi thêm nhiều kinh nghiệm cũng như kiến thức, vận dụng những kỹ năng sẵn có để phát triển một ứng dụng trên nền tảng web</w:t>
      </w:r>
    </w:p>
    <w:p w:rsidR="00000000" w:rsidDel="00000000" w:rsidP="00000000" w:rsidRDefault="00000000" w:rsidRPr="00000000" w14:paraId="0000034B">
      <w:pPr>
        <w:rPr/>
      </w:pP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Những kết quả đạt được trong quá trình thực hiện đồ án:</w:t>
      </w:r>
    </w:p>
    <w:p w:rsidR="00000000" w:rsidDel="00000000" w:rsidP="00000000" w:rsidRDefault="00000000" w:rsidRPr="00000000" w14:paraId="0000034C">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210" w:line="276"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công nghệ:</w:t>
      </w:r>
    </w:p>
    <w:p w:rsidR="00000000" w:rsidDel="00000000" w:rsidP="00000000" w:rsidRDefault="00000000" w:rsidRPr="00000000" w14:paraId="0000034D">
      <w:pPr>
        <w:rPr/>
      </w:pPr>
      <w:r w:rsidDel="00000000" w:rsidR="00000000" w:rsidRPr="00000000">
        <w:rPr>
          <w:rtl w:val="0"/>
        </w:rPr>
        <w:t xml:space="preserve">● Biết cách sử dụng các công cụ hỗ trợ lập trình, hệ quản trị cơ sở dữ liệu, và công cụ quản lý như Git, Visual Studio, Nuxt.js, và MongoDB Atlas.</w:t>
      </w:r>
    </w:p>
    <w:p w:rsidR="00000000" w:rsidDel="00000000" w:rsidP="00000000" w:rsidRDefault="00000000" w:rsidRPr="00000000" w14:paraId="0000034E">
      <w:pPr>
        <w:rPr/>
      </w:pPr>
      <w:r w:rsidDel="00000000" w:rsidR="00000000" w:rsidRPr="00000000">
        <w:rPr>
          <w:rtl w:val="0"/>
        </w:rPr>
        <w:t xml:space="preserve">● Hiểu rõ hơn về ngôn ngữ lập trình JavaScript,, framework Nuxt.js (Vue.js), C# .NET, và hệ quản trị cơ sở dữ liệu NoSQL MongoDB.</w:t>
      </w:r>
    </w:p>
    <w:p w:rsidR="00000000" w:rsidDel="00000000" w:rsidP="00000000" w:rsidRDefault="00000000" w:rsidRPr="00000000" w14:paraId="0000034F">
      <w:pPr>
        <w:rPr/>
      </w:pPr>
      <w:r w:rsidDel="00000000" w:rsidR="00000000" w:rsidRPr="00000000">
        <w:rPr>
          <w:rtl w:val="0"/>
        </w:rPr>
        <w:t xml:space="preserve">● Biết cách phân tích và thiết kế hệ thống UML, sử dụng các công cụ như draw.io và dbdiagram.io để trực quan hóa cấu trúc dữ liệu và luồng xử lý.</w:t>
      </w:r>
    </w:p>
    <w:p w:rsidR="00000000" w:rsidDel="00000000" w:rsidP="00000000" w:rsidRDefault="00000000" w:rsidRPr="00000000" w14:paraId="0000035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spacing w:after="0" w:before="210" w:line="276"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Về chương trình:</w:t>
      </w:r>
    </w:p>
    <w:p w:rsidR="00000000" w:rsidDel="00000000" w:rsidP="00000000" w:rsidRDefault="00000000" w:rsidRPr="00000000" w14:paraId="00000351">
      <w:pPr>
        <w:rPr/>
      </w:pPr>
      <w:r w:rsidDel="00000000" w:rsidR="00000000" w:rsidRPr="00000000">
        <w:rPr>
          <w:rtl w:val="0"/>
        </w:rPr>
        <w:t xml:space="preserve">● Xây dựng website gọn nhẹ, dễ dàng truy cập và sử dụng trên các thiết bị khác nhau</w:t>
      </w:r>
    </w:p>
    <w:p w:rsidR="00000000" w:rsidDel="00000000" w:rsidP="00000000" w:rsidRDefault="00000000" w:rsidRPr="00000000" w14:paraId="00000352">
      <w:pPr>
        <w:rPr/>
      </w:pPr>
      <w:r w:rsidDel="00000000" w:rsidR="00000000" w:rsidRPr="00000000">
        <w:rPr>
          <w:rtl w:val="0"/>
        </w:rPr>
        <w:t xml:space="preserve">● Ứng dụng có tốc độ phản hồi nhanh, mang lại trải nghiệm mượt mà cho người dùng..</w:t>
      </w:r>
    </w:p>
    <w:p w:rsidR="00000000" w:rsidDel="00000000" w:rsidP="00000000" w:rsidRDefault="00000000" w:rsidRPr="00000000" w14:paraId="00000353">
      <w:pPr>
        <w:rPr/>
      </w:pPr>
      <w:r w:rsidDel="00000000" w:rsidR="00000000" w:rsidRPr="00000000">
        <w:rPr>
          <w:rtl w:val="0"/>
        </w:rPr>
        <w:t xml:space="preserve">● Hỗ trợ người dùng quản lý và tra cứu thông tin gia phả một cách tiện lợi.</w:t>
      </w:r>
    </w:p>
    <w:p w:rsidR="00000000" w:rsidDel="00000000" w:rsidP="00000000" w:rsidRDefault="00000000" w:rsidRPr="00000000" w14:paraId="00000354">
      <w:pPr>
        <w:rPr/>
      </w:pP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Những hạn chế còn tồn đọng:</w:t>
      </w:r>
    </w:p>
    <w:p w:rsidR="00000000" w:rsidDel="00000000" w:rsidP="00000000" w:rsidRDefault="00000000" w:rsidRPr="00000000" w14:paraId="00000355">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1298"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chưa được tối ưu hoàn toàn cho nhiều thiết bị với kích thước màn hình khác nhau.</w:t>
      </w:r>
    </w:p>
    <w:p w:rsidR="00000000" w:rsidDel="00000000" w:rsidP="00000000" w:rsidRDefault="00000000" w:rsidRPr="00000000" w14:paraId="00000356">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1298"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Chưa kiểm thử đầy đủ tất cả các trường hợp có thể xảy ra trong thực tế.</w:t>
      </w:r>
    </w:p>
    <w:p w:rsidR="00000000" w:rsidDel="00000000" w:rsidP="00000000" w:rsidRDefault="00000000" w:rsidRPr="00000000" w14:paraId="00000357">
      <w:pPr>
        <w:keepNext w:val="0"/>
        <w:keepLines w:val="0"/>
        <w:pageBreakBefore w:val="0"/>
        <w:widowControl w:val="0"/>
        <w:numPr>
          <w:ilvl w:val="0"/>
          <w:numId w:val="30"/>
        </w:numPr>
        <w:pBdr>
          <w:top w:space="0" w:sz="0" w:val="nil"/>
          <w:left w:space="0" w:sz="0" w:val="nil"/>
          <w:bottom w:space="0" w:sz="0" w:val="nil"/>
          <w:right w:space="0" w:sz="0" w:val="nil"/>
          <w:between w:space="0" w:sz="0" w:val="nil"/>
        </w:pBdr>
        <w:shd w:fill="auto" w:val="clear"/>
        <w:spacing w:after="0" w:before="0" w:line="276" w:lineRule="auto"/>
        <w:ind w:left="1298"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Thiết kế cơ sở dữ liệu còn đơn giản, chưa đáp ứng được những trường hợp phức tạp hơn.</w:t>
      </w:r>
    </w:p>
    <w:p w:rsidR="00000000" w:rsidDel="00000000" w:rsidP="00000000" w:rsidRDefault="00000000" w:rsidRPr="00000000" w14:paraId="00000358">
      <w:pPr>
        <w:rPr/>
      </w:pPr>
      <w:sdt>
        <w:sdtPr>
          <w:tag w:val="goog_rdk_4"/>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Hướng phát triển</w:t>
      </w:r>
    </w:p>
    <w:p w:rsidR="00000000" w:rsidDel="00000000" w:rsidP="00000000" w:rsidRDefault="00000000" w:rsidRPr="00000000" w14:paraId="0000035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1298"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Phát triển website tối ưu hơn với các kích thước màn hình khác nhau</w:t>
      </w:r>
    </w:p>
    <w:p w:rsidR="00000000" w:rsidDel="00000000" w:rsidP="00000000" w:rsidRDefault="00000000" w:rsidRPr="00000000" w14:paraId="0000035A">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1298"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Bổ sung thông báo sự kiện sắp diễn ra sắp tới</w:t>
      </w:r>
    </w:p>
    <w:p w:rsidR="00000000" w:rsidDel="00000000" w:rsidP="00000000" w:rsidRDefault="00000000" w:rsidRPr="00000000" w14:paraId="0000035B">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line="276" w:lineRule="auto"/>
        <w:ind w:left="1298" w:right="0" w:hanging="35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 phép gia phả ở bên người vợ (cưới người con trai trong gia phả) </w:t>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35E">
      <w:pPr>
        <w:pStyle w:val="Heading1"/>
        <w:ind w:left="432" w:firstLine="0"/>
        <w:rPr/>
      </w:pPr>
      <w:bookmarkStart w:colFirst="0" w:colLast="0" w:name="_heading=h.2pta16n" w:id="115"/>
      <w:bookmarkEnd w:id="115"/>
      <w:r w:rsidDel="00000000" w:rsidR="00000000" w:rsidRPr="00000000">
        <w:rPr>
          <w:rtl w:val="0"/>
        </w:rPr>
        <w:t xml:space="preserve">TÀI LIỆU HƯỚNG DẪN</w:t>
      </w:r>
    </w:p>
    <w:p w:rsidR="00000000" w:rsidDel="00000000" w:rsidP="00000000" w:rsidRDefault="00000000" w:rsidRPr="00000000" w14:paraId="0000035F">
      <w:pPr>
        <w:numPr>
          <w:ilvl w:val="0"/>
          <w:numId w:val="32"/>
        </w:numPr>
        <w:ind w:left="720" w:hanging="360"/>
        <w:rPr/>
      </w:pPr>
      <w:r w:rsidDel="00000000" w:rsidR="00000000" w:rsidRPr="00000000">
        <w:rPr>
          <w:rtl w:val="0"/>
        </w:rPr>
        <w:t xml:space="preserve">Phùng Đức Hòa (Chủ biên); Hoàng Quang Huy; Hoàng Văn Hoành; Nguyễn Đức Lưu; Trịnh Bá Quý. "Giáo trình Nhập môn công nghệ phần mềm". NXB Thống kê, 2019.</w:t>
      </w:r>
    </w:p>
    <w:p w:rsidR="00000000" w:rsidDel="00000000" w:rsidP="00000000" w:rsidRDefault="00000000" w:rsidRPr="00000000" w14:paraId="00000360">
      <w:pPr>
        <w:numPr>
          <w:ilvl w:val="0"/>
          <w:numId w:val="32"/>
        </w:numPr>
        <w:ind w:left="720" w:hanging="360"/>
        <w:rPr>
          <w:u w:val="single"/>
        </w:rPr>
      </w:pPr>
      <w:r w:rsidDel="00000000" w:rsidR="00000000" w:rsidRPr="00000000">
        <w:rPr>
          <w:rtl w:val="0"/>
        </w:rPr>
        <w:t xml:space="preserve">Nguyễn Thị Thanh Huyền; Ngô Thị Bích Thúy; Phạm Kim Phượng. "Giáo trình Phân tích thiết kế hệ thống". NXB Giáo dục Việt Nam, 2011.</w:t>
      </w: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tabs>
          <w:tab w:val="left" w:leader="none" w:pos="2491"/>
        </w:tabs>
        <w:rPr/>
      </w:pPr>
      <w:r w:rsidDel="00000000" w:rsidR="00000000" w:rsidRPr="00000000">
        <w:br w:type="page"/>
      </w:r>
      <w:r w:rsidDel="00000000" w:rsidR="00000000" w:rsidRPr="00000000">
        <w:rPr>
          <w:rtl w:val="0"/>
        </w:rPr>
      </w:r>
    </w:p>
    <w:sectPr>
      <w:footerReference r:id="rId75" w:type="default"/>
      <w:pgSz w:h="16850" w:w="11910" w:orient="portrait"/>
      <w:pgMar w:bottom="1440" w:top="1440" w:left="1440" w:right="1440" w:header="0" w:footer="103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 w:name="Courier New"/>
  <w:font w:name="Arial Unicode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3">
    <w:pPr>
      <w:pBdr>
        <w:top w:space="0" w:sz="0" w:val="nil"/>
        <w:left w:space="0" w:sz="0" w:val="nil"/>
        <w:bottom w:space="0" w:sz="0" w:val="nil"/>
        <w:right w:space="0" w:sz="0" w:val="nil"/>
        <w:between w:space="0" w:sz="0" w:val="nil"/>
      </w:pBdr>
      <w:spacing w:line="14.399999999999999" w:lineRule="auto"/>
      <w:ind w:left="0" w:firstLine="0"/>
      <w:jc w:val="right"/>
      <w:rPr>
        <w:color w:val="000000"/>
        <w:sz w:val="26"/>
        <w:szCs w:val="26"/>
      </w:rPr>
    </w:pPr>
    <w:r w:rsidDel="00000000" w:rsidR="00000000" w:rsidRPr="00000000">
      <w:rPr>
        <w:sz w:val="26"/>
        <w:szCs w:val="26"/>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3048000</wp:posOffset>
              </wp:positionH>
              <wp:positionV relativeFrom="paragraph">
                <wp:posOffset>9867900</wp:posOffset>
              </wp:positionV>
              <wp:extent cx="178435" cy="200025"/>
              <wp:effectExtent b="0" l="0" r="0" t="0"/>
              <wp:wrapNone/>
              <wp:docPr id="2121961349" name=""/>
              <a:graphic>
                <a:graphicData uri="http://schemas.microsoft.com/office/word/2010/wordprocessingShape">
                  <wps:wsp>
                    <wps:cNvSpPr/>
                    <wps:cNvPr id="2" name="Shape 2"/>
                    <wps:spPr>
                      <a:xfrm>
                        <a:off x="5266308" y="3689513"/>
                        <a:ext cx="159385" cy="180975"/>
                      </a:xfrm>
                      <a:prstGeom prst="rect">
                        <a:avLst/>
                      </a:prstGeom>
                      <a:noFill/>
                      <a:ln>
                        <a:noFill/>
                      </a:ln>
                    </wps:spPr>
                    <wps:txbx>
                      <w:txbxContent>
                        <w:p w:rsidR="00000000" w:rsidDel="00000000" w:rsidP="00000000" w:rsidRDefault="00000000" w:rsidRPr="00000000">
                          <w:pPr>
                            <w:spacing w:after="0" w:before="11.000000238418579" w:line="240"/>
                            <w:ind w:left="60" w:right="0" w:firstLine="120"/>
                            <w:jc w:val="left"/>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 PAGE 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3048000</wp:posOffset>
              </wp:positionH>
              <wp:positionV relativeFrom="paragraph">
                <wp:posOffset>9867900</wp:posOffset>
              </wp:positionV>
              <wp:extent cx="178435" cy="200025"/>
              <wp:effectExtent b="0" l="0" r="0" t="0"/>
              <wp:wrapNone/>
              <wp:docPr id="2121961349" name="image65.png"/>
              <a:graphic>
                <a:graphicData uri="http://schemas.openxmlformats.org/drawingml/2006/picture">
                  <pic:pic>
                    <pic:nvPicPr>
                      <pic:cNvPr id="0" name="image65.png"/>
                      <pic:cNvPicPr preferRelativeResize="0"/>
                    </pic:nvPicPr>
                    <pic:blipFill>
                      <a:blip r:embed="rId1"/>
                      <a:srcRect/>
                      <a:stretch>
                        <a:fillRect/>
                      </a:stretch>
                    </pic:blipFill>
                    <pic:spPr>
                      <a:xfrm>
                        <a:off x="0" y="0"/>
                        <a:ext cx="178435" cy="20002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decimal"/>
      <w:lvlText w:val="%1.%2"/>
      <w:lvlJc w:val="left"/>
      <w:pPr>
        <w:ind w:left="905" w:hanging="426"/>
      </w:pPr>
      <w:rPr/>
    </w:lvl>
    <w:lvl w:ilvl="2">
      <w:start w:val="1"/>
      <w:numFmt w:val="decimal"/>
      <w:lvlText w:val="%1.%2.%3"/>
      <w:lvlJc w:val="left"/>
      <w:pPr>
        <w:ind w:left="1318" w:hanging="719.9999999999999"/>
      </w:pPr>
      <w:rPr/>
    </w:lvl>
    <w:lvl w:ilvl="3">
      <w:start w:val="1"/>
      <w:numFmt w:val="decimal"/>
      <w:lvlText w:val="%1.%2.%3.%4"/>
      <w:lvlJc w:val="left"/>
      <w:pPr>
        <w:ind w:left="1797" w:hanging="1080"/>
      </w:pPr>
      <w:rPr/>
    </w:lvl>
    <w:lvl w:ilvl="4">
      <w:start w:val="1"/>
      <w:numFmt w:val="decimal"/>
      <w:lvlText w:val="%1.%2.%3.%4.%5"/>
      <w:lvlJc w:val="left"/>
      <w:pPr>
        <w:ind w:left="1916" w:hanging="1080"/>
      </w:pPr>
      <w:rPr/>
    </w:lvl>
    <w:lvl w:ilvl="5">
      <w:start w:val="1"/>
      <w:numFmt w:val="decimal"/>
      <w:lvlText w:val="%1.%2.%3.%4.%5.%6"/>
      <w:lvlJc w:val="left"/>
      <w:pPr>
        <w:ind w:left="2395" w:hanging="1440"/>
      </w:pPr>
      <w:rPr/>
    </w:lvl>
    <w:lvl w:ilvl="6">
      <w:start w:val="1"/>
      <w:numFmt w:val="decimal"/>
      <w:lvlText w:val="%1.%2.%3.%4.%5.%6.%7"/>
      <w:lvlJc w:val="left"/>
      <w:pPr>
        <w:ind w:left="2514" w:hanging="1440"/>
      </w:pPr>
      <w:rPr/>
    </w:lvl>
    <w:lvl w:ilvl="7">
      <w:start w:val="1"/>
      <w:numFmt w:val="decimal"/>
      <w:lvlText w:val="%1.%2.%3.%4.%5.%6.%7.%8"/>
      <w:lvlJc w:val="left"/>
      <w:pPr>
        <w:ind w:left="2993" w:hanging="1800"/>
      </w:pPr>
      <w:rPr/>
    </w:lvl>
    <w:lvl w:ilvl="8">
      <w:start w:val="1"/>
      <w:numFmt w:val="decimal"/>
      <w:lvlText w:val="%1.%2.%3.%4.%5.%6.%7.%8.%9"/>
      <w:lvlJc w:val="left"/>
      <w:pPr>
        <w:ind w:left="3472" w:hanging="21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decimal"/>
      <w:lvlText w:val="%1.%2"/>
      <w:lvlJc w:val="left"/>
      <w:pPr>
        <w:ind w:left="786" w:hanging="426.00000000000006"/>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16">
    <w:lvl w:ilvl="0">
      <w:start w:val="0"/>
      <w:numFmt w:val="bullet"/>
      <w:lvlText w:val="-"/>
      <w:lvlJc w:val="left"/>
      <w:pPr>
        <w:ind w:left="2302" w:hanging="360"/>
      </w:pPr>
      <w:rPr>
        <w:rFonts w:ascii="Times New Roman" w:cs="Times New Roman" w:eastAsia="Times New Roman" w:hAnsi="Times New Roman"/>
      </w:rPr>
    </w:lvl>
    <w:lvl w:ilvl="1">
      <w:start w:val="1"/>
      <w:numFmt w:val="bullet"/>
      <w:lvlText w:val="o"/>
      <w:lvlJc w:val="left"/>
      <w:pPr>
        <w:ind w:left="3022" w:hanging="360"/>
      </w:pPr>
      <w:rPr>
        <w:rFonts w:ascii="Courier New" w:cs="Courier New" w:eastAsia="Courier New" w:hAnsi="Courier New"/>
      </w:rPr>
    </w:lvl>
    <w:lvl w:ilvl="2">
      <w:start w:val="1"/>
      <w:numFmt w:val="bullet"/>
      <w:lvlText w:val="▪"/>
      <w:lvlJc w:val="left"/>
      <w:pPr>
        <w:ind w:left="3742" w:hanging="360"/>
      </w:pPr>
      <w:rPr>
        <w:rFonts w:ascii="Noto Sans Symbols" w:cs="Noto Sans Symbols" w:eastAsia="Noto Sans Symbols" w:hAnsi="Noto Sans Symbols"/>
      </w:rPr>
    </w:lvl>
    <w:lvl w:ilvl="3">
      <w:start w:val="1"/>
      <w:numFmt w:val="bullet"/>
      <w:lvlText w:val="●"/>
      <w:lvlJc w:val="left"/>
      <w:pPr>
        <w:ind w:left="4462" w:hanging="360"/>
      </w:pPr>
      <w:rPr>
        <w:rFonts w:ascii="Noto Sans Symbols" w:cs="Noto Sans Symbols" w:eastAsia="Noto Sans Symbols" w:hAnsi="Noto Sans Symbols"/>
      </w:rPr>
    </w:lvl>
    <w:lvl w:ilvl="4">
      <w:start w:val="1"/>
      <w:numFmt w:val="bullet"/>
      <w:lvlText w:val="o"/>
      <w:lvlJc w:val="left"/>
      <w:pPr>
        <w:ind w:left="5182" w:hanging="360"/>
      </w:pPr>
      <w:rPr>
        <w:rFonts w:ascii="Courier New" w:cs="Courier New" w:eastAsia="Courier New" w:hAnsi="Courier New"/>
      </w:rPr>
    </w:lvl>
    <w:lvl w:ilvl="5">
      <w:start w:val="1"/>
      <w:numFmt w:val="bullet"/>
      <w:lvlText w:val="▪"/>
      <w:lvlJc w:val="left"/>
      <w:pPr>
        <w:ind w:left="5902" w:hanging="360"/>
      </w:pPr>
      <w:rPr>
        <w:rFonts w:ascii="Noto Sans Symbols" w:cs="Noto Sans Symbols" w:eastAsia="Noto Sans Symbols" w:hAnsi="Noto Sans Symbols"/>
      </w:rPr>
    </w:lvl>
    <w:lvl w:ilvl="6">
      <w:start w:val="1"/>
      <w:numFmt w:val="bullet"/>
      <w:lvlText w:val="●"/>
      <w:lvlJc w:val="left"/>
      <w:pPr>
        <w:ind w:left="6622" w:hanging="360"/>
      </w:pPr>
      <w:rPr>
        <w:rFonts w:ascii="Noto Sans Symbols" w:cs="Noto Sans Symbols" w:eastAsia="Noto Sans Symbols" w:hAnsi="Noto Sans Symbols"/>
      </w:rPr>
    </w:lvl>
    <w:lvl w:ilvl="7">
      <w:start w:val="1"/>
      <w:numFmt w:val="bullet"/>
      <w:lvlText w:val="o"/>
      <w:lvlJc w:val="left"/>
      <w:pPr>
        <w:ind w:left="7342" w:hanging="360"/>
      </w:pPr>
      <w:rPr>
        <w:rFonts w:ascii="Courier New" w:cs="Courier New" w:eastAsia="Courier New" w:hAnsi="Courier New"/>
      </w:rPr>
    </w:lvl>
    <w:lvl w:ilvl="8">
      <w:start w:val="1"/>
      <w:numFmt w:val="bullet"/>
      <w:lvlText w:val="▪"/>
      <w:lvlJc w:val="left"/>
      <w:pPr>
        <w:ind w:left="8062" w:hanging="360"/>
      </w:pPr>
      <w:rPr>
        <w:rFonts w:ascii="Noto Sans Symbols" w:cs="Noto Sans Symbols" w:eastAsia="Noto Sans Symbols" w:hAnsi="Noto Sans Symbols"/>
      </w:rPr>
    </w:lvl>
  </w:abstractNum>
  <w:abstractNum w:abstractNumId="17">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1303" w:hanging="359.9999999999999"/>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decimal"/>
      <w:lvlText w:val="%1.%2"/>
      <w:lvlJc w:val="left"/>
      <w:pPr>
        <w:ind w:left="851" w:hanging="426.00000000000006"/>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CHƯƠNG %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9">
    <w:lvl w:ilvl="0">
      <w:start w:val="1"/>
      <w:numFmt w:val="bullet"/>
      <w:lvlText w:val="●"/>
      <w:lvlJc w:val="left"/>
      <w:pPr>
        <w:ind w:left="1303" w:hanging="359.9999999999999"/>
      </w:pPr>
      <w:rPr>
        <w:rFonts w:ascii="Noto Sans Symbols" w:cs="Noto Sans Symbols" w:eastAsia="Noto Sans Symbols" w:hAnsi="Noto Sans Symbols"/>
      </w:rPr>
    </w:lvl>
    <w:lvl w:ilvl="1">
      <w:start w:val="1"/>
      <w:numFmt w:val="bullet"/>
      <w:lvlText w:val="o"/>
      <w:lvlJc w:val="left"/>
      <w:pPr>
        <w:ind w:left="2023" w:hanging="360"/>
      </w:pPr>
      <w:rPr>
        <w:rFonts w:ascii="Courier New" w:cs="Courier New" w:eastAsia="Courier New" w:hAnsi="Courier New"/>
      </w:rPr>
    </w:lvl>
    <w:lvl w:ilvl="2">
      <w:start w:val="1"/>
      <w:numFmt w:val="bullet"/>
      <w:lvlText w:val="▪"/>
      <w:lvlJc w:val="left"/>
      <w:pPr>
        <w:ind w:left="2743" w:hanging="360"/>
      </w:pPr>
      <w:rPr>
        <w:rFonts w:ascii="Noto Sans Symbols" w:cs="Noto Sans Symbols" w:eastAsia="Noto Sans Symbols" w:hAnsi="Noto Sans Symbols"/>
      </w:rPr>
    </w:lvl>
    <w:lvl w:ilvl="3">
      <w:start w:val="1"/>
      <w:numFmt w:val="bullet"/>
      <w:lvlText w:val="●"/>
      <w:lvlJc w:val="left"/>
      <w:pPr>
        <w:ind w:left="3463" w:hanging="360"/>
      </w:pPr>
      <w:rPr>
        <w:rFonts w:ascii="Noto Sans Symbols" w:cs="Noto Sans Symbols" w:eastAsia="Noto Sans Symbols" w:hAnsi="Noto Sans Symbols"/>
      </w:rPr>
    </w:lvl>
    <w:lvl w:ilvl="4">
      <w:start w:val="1"/>
      <w:numFmt w:val="bullet"/>
      <w:lvlText w:val="o"/>
      <w:lvlJc w:val="left"/>
      <w:pPr>
        <w:ind w:left="4183" w:hanging="360"/>
      </w:pPr>
      <w:rPr>
        <w:rFonts w:ascii="Courier New" w:cs="Courier New" w:eastAsia="Courier New" w:hAnsi="Courier New"/>
      </w:rPr>
    </w:lvl>
    <w:lvl w:ilvl="5">
      <w:start w:val="1"/>
      <w:numFmt w:val="bullet"/>
      <w:lvlText w:val="▪"/>
      <w:lvlJc w:val="left"/>
      <w:pPr>
        <w:ind w:left="4903" w:hanging="360"/>
      </w:pPr>
      <w:rPr>
        <w:rFonts w:ascii="Noto Sans Symbols" w:cs="Noto Sans Symbols" w:eastAsia="Noto Sans Symbols" w:hAnsi="Noto Sans Symbols"/>
      </w:rPr>
    </w:lvl>
    <w:lvl w:ilvl="6">
      <w:start w:val="1"/>
      <w:numFmt w:val="bullet"/>
      <w:lvlText w:val="●"/>
      <w:lvlJc w:val="left"/>
      <w:pPr>
        <w:ind w:left="5623" w:hanging="360"/>
      </w:pPr>
      <w:rPr>
        <w:rFonts w:ascii="Noto Sans Symbols" w:cs="Noto Sans Symbols" w:eastAsia="Noto Sans Symbols" w:hAnsi="Noto Sans Symbols"/>
      </w:rPr>
    </w:lvl>
    <w:lvl w:ilvl="7">
      <w:start w:val="1"/>
      <w:numFmt w:val="bullet"/>
      <w:lvlText w:val="o"/>
      <w:lvlJc w:val="left"/>
      <w:pPr>
        <w:ind w:left="6343" w:hanging="360"/>
      </w:pPr>
      <w:rPr>
        <w:rFonts w:ascii="Courier New" w:cs="Courier New" w:eastAsia="Courier New" w:hAnsi="Courier New"/>
      </w:rPr>
    </w:lvl>
    <w:lvl w:ilvl="8">
      <w:start w:val="1"/>
      <w:numFmt w:val="bullet"/>
      <w:lvlText w:val="▪"/>
      <w:lvlJc w:val="left"/>
      <w:pPr>
        <w:ind w:left="7063" w:hanging="360"/>
      </w:pPr>
      <w:rPr>
        <w:rFonts w:ascii="Noto Sans Symbols" w:cs="Noto Sans Symbols" w:eastAsia="Noto Sans Symbols" w:hAnsi="Noto Sans Symbols"/>
      </w:rPr>
    </w:lvl>
  </w:abstractNum>
  <w:abstractNum w:abstractNumId="30">
    <w:lvl w:ilvl="0">
      <w:start w:val="0"/>
      <w:numFmt w:val="bullet"/>
      <w:lvlText w:val="-"/>
      <w:lvlJc w:val="left"/>
      <w:pPr>
        <w:ind w:left="1303" w:hanging="359.9999999999999"/>
      </w:pPr>
      <w:rPr>
        <w:rFonts w:ascii="Times New Roman" w:cs="Times New Roman" w:eastAsia="Times New Roman" w:hAnsi="Times New Roman"/>
      </w:rPr>
    </w:lvl>
    <w:lvl w:ilvl="1">
      <w:start w:val="1"/>
      <w:numFmt w:val="bullet"/>
      <w:lvlText w:val="o"/>
      <w:lvlJc w:val="left"/>
      <w:pPr>
        <w:ind w:left="2023" w:hanging="360"/>
      </w:pPr>
      <w:rPr>
        <w:rFonts w:ascii="Courier New" w:cs="Courier New" w:eastAsia="Courier New" w:hAnsi="Courier New"/>
      </w:rPr>
    </w:lvl>
    <w:lvl w:ilvl="2">
      <w:start w:val="1"/>
      <w:numFmt w:val="bullet"/>
      <w:lvlText w:val="▪"/>
      <w:lvlJc w:val="left"/>
      <w:pPr>
        <w:ind w:left="2743" w:hanging="360"/>
      </w:pPr>
      <w:rPr>
        <w:rFonts w:ascii="Noto Sans Symbols" w:cs="Noto Sans Symbols" w:eastAsia="Noto Sans Symbols" w:hAnsi="Noto Sans Symbols"/>
      </w:rPr>
    </w:lvl>
    <w:lvl w:ilvl="3">
      <w:start w:val="1"/>
      <w:numFmt w:val="bullet"/>
      <w:lvlText w:val="●"/>
      <w:lvlJc w:val="left"/>
      <w:pPr>
        <w:ind w:left="3463" w:hanging="360"/>
      </w:pPr>
      <w:rPr>
        <w:rFonts w:ascii="Noto Sans Symbols" w:cs="Noto Sans Symbols" w:eastAsia="Noto Sans Symbols" w:hAnsi="Noto Sans Symbols"/>
      </w:rPr>
    </w:lvl>
    <w:lvl w:ilvl="4">
      <w:start w:val="1"/>
      <w:numFmt w:val="bullet"/>
      <w:lvlText w:val="o"/>
      <w:lvlJc w:val="left"/>
      <w:pPr>
        <w:ind w:left="4183" w:hanging="360"/>
      </w:pPr>
      <w:rPr>
        <w:rFonts w:ascii="Courier New" w:cs="Courier New" w:eastAsia="Courier New" w:hAnsi="Courier New"/>
      </w:rPr>
    </w:lvl>
    <w:lvl w:ilvl="5">
      <w:start w:val="1"/>
      <w:numFmt w:val="bullet"/>
      <w:lvlText w:val="▪"/>
      <w:lvlJc w:val="left"/>
      <w:pPr>
        <w:ind w:left="4903" w:hanging="360"/>
      </w:pPr>
      <w:rPr>
        <w:rFonts w:ascii="Noto Sans Symbols" w:cs="Noto Sans Symbols" w:eastAsia="Noto Sans Symbols" w:hAnsi="Noto Sans Symbols"/>
      </w:rPr>
    </w:lvl>
    <w:lvl w:ilvl="6">
      <w:start w:val="1"/>
      <w:numFmt w:val="bullet"/>
      <w:lvlText w:val="●"/>
      <w:lvlJc w:val="left"/>
      <w:pPr>
        <w:ind w:left="5623" w:hanging="360"/>
      </w:pPr>
      <w:rPr>
        <w:rFonts w:ascii="Noto Sans Symbols" w:cs="Noto Sans Symbols" w:eastAsia="Noto Sans Symbols" w:hAnsi="Noto Sans Symbols"/>
      </w:rPr>
    </w:lvl>
    <w:lvl w:ilvl="7">
      <w:start w:val="1"/>
      <w:numFmt w:val="bullet"/>
      <w:lvlText w:val="o"/>
      <w:lvlJc w:val="left"/>
      <w:pPr>
        <w:ind w:left="6343" w:hanging="360"/>
      </w:pPr>
      <w:rPr>
        <w:rFonts w:ascii="Courier New" w:cs="Courier New" w:eastAsia="Courier New" w:hAnsi="Courier New"/>
      </w:rPr>
    </w:lvl>
    <w:lvl w:ilvl="8">
      <w:start w:val="1"/>
      <w:numFmt w:val="bullet"/>
      <w:lvlText w:val="▪"/>
      <w:lvlJc w:val="left"/>
      <w:pPr>
        <w:ind w:left="7063" w:hanging="360"/>
      </w:pPr>
      <w:rPr>
        <w:rFonts w:ascii="Noto Sans Symbols" w:cs="Noto Sans Symbols" w:eastAsia="Noto Sans Symbols" w:hAnsi="Noto Sans Symbols"/>
      </w:rPr>
    </w:lvl>
  </w:abstractNum>
  <w:abstractNum w:abstractNumId="31">
    <w:lvl w:ilvl="0">
      <w:start w:val="0"/>
      <w:numFmt w:val="bullet"/>
      <w:lvlText w:val="-"/>
      <w:lvlJc w:val="left"/>
      <w:pPr>
        <w:ind w:left="1303" w:hanging="359.9999999999999"/>
      </w:pPr>
      <w:rPr>
        <w:rFonts w:ascii="Times New Roman" w:cs="Times New Roman" w:eastAsia="Times New Roman" w:hAnsi="Times New Roman"/>
      </w:rPr>
    </w:lvl>
    <w:lvl w:ilvl="1">
      <w:start w:val="1"/>
      <w:numFmt w:val="bullet"/>
      <w:lvlText w:val="o"/>
      <w:lvlJc w:val="left"/>
      <w:pPr>
        <w:ind w:left="2023" w:hanging="360"/>
      </w:pPr>
      <w:rPr>
        <w:rFonts w:ascii="Courier New" w:cs="Courier New" w:eastAsia="Courier New" w:hAnsi="Courier New"/>
      </w:rPr>
    </w:lvl>
    <w:lvl w:ilvl="2">
      <w:start w:val="1"/>
      <w:numFmt w:val="bullet"/>
      <w:lvlText w:val="▪"/>
      <w:lvlJc w:val="left"/>
      <w:pPr>
        <w:ind w:left="2743" w:hanging="360"/>
      </w:pPr>
      <w:rPr>
        <w:rFonts w:ascii="Noto Sans Symbols" w:cs="Noto Sans Symbols" w:eastAsia="Noto Sans Symbols" w:hAnsi="Noto Sans Symbols"/>
      </w:rPr>
    </w:lvl>
    <w:lvl w:ilvl="3">
      <w:start w:val="1"/>
      <w:numFmt w:val="bullet"/>
      <w:lvlText w:val="●"/>
      <w:lvlJc w:val="left"/>
      <w:pPr>
        <w:ind w:left="3463" w:hanging="360"/>
      </w:pPr>
      <w:rPr>
        <w:rFonts w:ascii="Noto Sans Symbols" w:cs="Noto Sans Symbols" w:eastAsia="Noto Sans Symbols" w:hAnsi="Noto Sans Symbols"/>
      </w:rPr>
    </w:lvl>
    <w:lvl w:ilvl="4">
      <w:start w:val="1"/>
      <w:numFmt w:val="bullet"/>
      <w:lvlText w:val="o"/>
      <w:lvlJc w:val="left"/>
      <w:pPr>
        <w:ind w:left="4183" w:hanging="360"/>
      </w:pPr>
      <w:rPr>
        <w:rFonts w:ascii="Courier New" w:cs="Courier New" w:eastAsia="Courier New" w:hAnsi="Courier New"/>
      </w:rPr>
    </w:lvl>
    <w:lvl w:ilvl="5">
      <w:start w:val="1"/>
      <w:numFmt w:val="bullet"/>
      <w:lvlText w:val="▪"/>
      <w:lvlJc w:val="left"/>
      <w:pPr>
        <w:ind w:left="4903" w:hanging="360"/>
      </w:pPr>
      <w:rPr>
        <w:rFonts w:ascii="Noto Sans Symbols" w:cs="Noto Sans Symbols" w:eastAsia="Noto Sans Symbols" w:hAnsi="Noto Sans Symbols"/>
      </w:rPr>
    </w:lvl>
    <w:lvl w:ilvl="6">
      <w:start w:val="1"/>
      <w:numFmt w:val="bullet"/>
      <w:lvlText w:val="●"/>
      <w:lvlJc w:val="left"/>
      <w:pPr>
        <w:ind w:left="5623" w:hanging="360"/>
      </w:pPr>
      <w:rPr>
        <w:rFonts w:ascii="Noto Sans Symbols" w:cs="Noto Sans Symbols" w:eastAsia="Noto Sans Symbols" w:hAnsi="Noto Sans Symbols"/>
      </w:rPr>
    </w:lvl>
    <w:lvl w:ilvl="7">
      <w:start w:val="1"/>
      <w:numFmt w:val="bullet"/>
      <w:lvlText w:val="o"/>
      <w:lvlJc w:val="left"/>
      <w:pPr>
        <w:ind w:left="6343" w:hanging="360"/>
      </w:pPr>
      <w:rPr>
        <w:rFonts w:ascii="Courier New" w:cs="Courier New" w:eastAsia="Courier New" w:hAnsi="Courier New"/>
      </w:rPr>
    </w:lvl>
    <w:lvl w:ilvl="8">
      <w:start w:val="1"/>
      <w:numFmt w:val="bullet"/>
      <w:lvlText w:val="▪"/>
      <w:lvlJc w:val="left"/>
      <w:pPr>
        <w:ind w:left="7063" w:hanging="360"/>
      </w:pPr>
      <w:rPr>
        <w:rFonts w:ascii="Noto Sans Symbols" w:cs="Noto Sans Symbols" w:eastAsia="Noto Sans Symbols" w:hAnsi="Noto Sans Symbols"/>
      </w:rPr>
    </w:lvl>
  </w:abstractNum>
  <w:abstractNum w:abstractNumId="3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vi"/>
      </w:rPr>
    </w:rPrDefault>
    <w:pPrDefault>
      <w:pPr>
        <w:widowControl w:val="0"/>
        <w:spacing w:line="276" w:lineRule="auto"/>
        <w:ind w:left="283" w:firstLine="299.99999999999994"/>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17" w:lineRule="auto"/>
      <w:ind w:left="432" w:hanging="432"/>
      <w:jc w:val="center"/>
    </w:pPr>
    <w:rPr>
      <w:b w:val="1"/>
      <w:sz w:val="36"/>
      <w:szCs w:val="36"/>
    </w:rPr>
  </w:style>
  <w:style w:type="paragraph" w:styleId="Heading2">
    <w:name w:val="heading 2"/>
    <w:basedOn w:val="Normal"/>
    <w:next w:val="Normal"/>
    <w:pPr>
      <w:spacing w:before="120" w:line="360" w:lineRule="auto"/>
      <w:ind w:left="578" w:hanging="578"/>
    </w:pPr>
    <w:rPr>
      <w:b w:val="1"/>
      <w:sz w:val="32"/>
      <w:szCs w:val="32"/>
    </w:rPr>
  </w:style>
  <w:style w:type="paragraph" w:styleId="Heading3">
    <w:name w:val="heading 3"/>
    <w:basedOn w:val="Normal"/>
    <w:next w:val="Normal"/>
    <w:pPr>
      <w:keepNext w:val="1"/>
      <w:keepLines w:val="1"/>
      <w:spacing w:line="360" w:lineRule="auto"/>
      <w:ind w:left="720" w:hanging="720"/>
      <w:jc w:val="left"/>
    </w:pPr>
    <w:rPr>
      <w:b w:val="1"/>
    </w:rPr>
  </w:style>
  <w:style w:type="paragraph" w:styleId="Heading4">
    <w:name w:val="heading 4"/>
    <w:basedOn w:val="Normal"/>
    <w:next w:val="Normal"/>
    <w:pPr>
      <w:keepNext w:val="1"/>
      <w:keepLines w:val="1"/>
      <w:spacing w:line="360" w:lineRule="auto"/>
      <w:ind w:left="1584" w:hanging="864"/>
    </w:pPr>
    <w:rPr>
      <w:b w:val="1"/>
      <w:i w:val="1"/>
    </w:rPr>
  </w:style>
  <w:style w:type="paragraph" w:styleId="Heading5">
    <w:name w:val="heading 5"/>
    <w:basedOn w:val="Normal"/>
    <w:next w:val="Normal"/>
    <w:pPr>
      <w:keepNext w:val="1"/>
      <w:keepLines w:val="1"/>
      <w:spacing w:after="40" w:before="220" w:lineRule="auto"/>
      <w:ind w:left="1008" w:hanging="1008"/>
    </w:pPr>
    <w:rPr>
      <w:b w:val="1"/>
      <w:sz w:val="22"/>
      <w:szCs w:val="22"/>
    </w:rPr>
  </w:style>
  <w:style w:type="paragraph" w:styleId="Heading6">
    <w:name w:val="heading 6"/>
    <w:basedOn w:val="Normal"/>
    <w:next w:val="Normal"/>
    <w:pPr>
      <w:keepNext w:val="1"/>
      <w:keepLines w:val="1"/>
      <w:spacing w:after="40" w:before="200" w:lineRule="auto"/>
      <w:ind w:left="1152" w:hanging="1152"/>
    </w:pPr>
    <w:rPr>
      <w:b w:val="1"/>
      <w:sz w:val="20"/>
      <w:szCs w:val="20"/>
    </w:rPr>
  </w:style>
  <w:style w:type="paragraph" w:styleId="Title">
    <w:name w:val="Title"/>
    <w:basedOn w:val="Normal"/>
    <w:next w:val="Normal"/>
    <w:pPr>
      <w:spacing w:before="61" w:lineRule="auto"/>
      <w:ind w:left="2222" w:right="1967"/>
      <w:jc w:val="center"/>
    </w:pPr>
    <w:rPr>
      <w:b w:val="1"/>
      <w:sz w:val="32"/>
      <w:szCs w:val="32"/>
    </w:rPr>
  </w:style>
  <w:style w:type="paragraph" w:styleId="Normal" w:default="1">
    <w:name w:val="Normal"/>
    <w:qFormat w:val="1"/>
    <w:rsid w:val="00FB6898"/>
    <w:rPr>
      <w:lang w:eastAsia="en-US"/>
    </w:rPr>
  </w:style>
  <w:style w:type="paragraph" w:styleId="Heading1">
    <w:name w:val="heading 1"/>
    <w:basedOn w:val="Normal"/>
    <w:link w:val="Heading1Char"/>
    <w:uiPriority w:val="9"/>
    <w:qFormat w:val="1"/>
    <w:rsid w:val="00D70564"/>
    <w:pPr>
      <w:numPr>
        <w:numId w:val="36"/>
      </w:numPr>
      <w:spacing w:before="217"/>
      <w:jc w:val="center"/>
      <w:outlineLvl w:val="0"/>
    </w:pPr>
    <w:rPr>
      <w:b w:val="1"/>
      <w:bCs w:val="1"/>
      <w:sz w:val="36"/>
      <w:szCs w:val="26"/>
    </w:rPr>
  </w:style>
  <w:style w:type="paragraph" w:styleId="Heading2">
    <w:name w:val="heading 2"/>
    <w:basedOn w:val="Normal"/>
    <w:link w:val="Heading2Char"/>
    <w:uiPriority w:val="9"/>
    <w:unhideWhenUsed w:val="1"/>
    <w:qFormat w:val="1"/>
    <w:rsid w:val="00D70564"/>
    <w:pPr>
      <w:numPr>
        <w:ilvl w:val="1"/>
        <w:numId w:val="36"/>
      </w:numPr>
      <w:spacing w:before="120" w:line="360" w:lineRule="auto"/>
      <w:ind w:left="578" w:hanging="578"/>
      <w:outlineLvl w:val="1"/>
    </w:pPr>
    <w:rPr>
      <w:b w:val="1"/>
      <w:bCs w:val="1"/>
      <w:iCs w:val="1"/>
      <w:sz w:val="32"/>
      <w:szCs w:val="26"/>
    </w:rPr>
  </w:style>
  <w:style w:type="paragraph" w:styleId="Heading3">
    <w:name w:val="heading 3"/>
    <w:basedOn w:val="Normal"/>
    <w:next w:val="Normal"/>
    <w:link w:val="Heading3Char"/>
    <w:uiPriority w:val="9"/>
    <w:unhideWhenUsed w:val="1"/>
    <w:qFormat w:val="1"/>
    <w:rsid w:val="00D70564"/>
    <w:pPr>
      <w:keepNext w:val="1"/>
      <w:keepLines w:val="1"/>
      <w:numPr>
        <w:ilvl w:val="2"/>
        <w:numId w:val="36"/>
      </w:numPr>
      <w:spacing w:line="360" w:lineRule="auto"/>
      <w:jc w:val="left"/>
      <w:outlineLvl w:val="2"/>
    </w:pPr>
    <w:rPr>
      <w:b w:val="1"/>
      <w:lang w:val="en-US"/>
    </w:rPr>
  </w:style>
  <w:style w:type="paragraph" w:styleId="Heading4">
    <w:name w:val="heading 4"/>
    <w:basedOn w:val="Normal"/>
    <w:next w:val="Normal"/>
    <w:link w:val="Heading4Char"/>
    <w:uiPriority w:val="9"/>
    <w:unhideWhenUsed w:val="1"/>
    <w:qFormat w:val="1"/>
    <w:rsid w:val="00D70564"/>
    <w:pPr>
      <w:keepNext w:val="1"/>
      <w:keepLines w:val="1"/>
      <w:numPr>
        <w:ilvl w:val="3"/>
        <w:numId w:val="36"/>
      </w:numPr>
      <w:spacing w:line="360" w:lineRule="auto"/>
      <w:ind w:left="1584"/>
      <w:outlineLvl w:val="3"/>
    </w:pPr>
    <w:rPr>
      <w:b w:val="1"/>
      <w:i w:val="1"/>
      <w:szCs w:val="24"/>
    </w:rPr>
  </w:style>
  <w:style w:type="paragraph" w:styleId="Heading5">
    <w:name w:val="heading 5"/>
    <w:basedOn w:val="Normal"/>
    <w:next w:val="Normal"/>
    <w:uiPriority w:val="9"/>
    <w:unhideWhenUsed w:val="1"/>
    <w:qFormat w:val="1"/>
    <w:pPr>
      <w:keepNext w:val="1"/>
      <w:keepLines w:val="1"/>
      <w:numPr>
        <w:ilvl w:val="4"/>
        <w:numId w:val="36"/>
      </w:numPr>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numPr>
        <w:ilvl w:val="5"/>
        <w:numId w:val="36"/>
      </w:numPr>
      <w:spacing w:after="40" w:before="200"/>
      <w:outlineLvl w:val="5"/>
    </w:pPr>
    <w:rPr>
      <w:b w:val="1"/>
      <w:sz w:val="20"/>
      <w:szCs w:val="20"/>
    </w:rPr>
  </w:style>
  <w:style w:type="paragraph" w:styleId="Heading7">
    <w:name w:val="heading 7"/>
    <w:basedOn w:val="Normal"/>
    <w:next w:val="Normal"/>
    <w:link w:val="Heading7Char"/>
    <w:uiPriority w:val="9"/>
    <w:semiHidden w:val="1"/>
    <w:unhideWhenUsed w:val="1"/>
    <w:qFormat w:val="1"/>
    <w:rsid w:val="00CA1132"/>
    <w:pPr>
      <w:keepNext w:val="1"/>
      <w:keepLines w:val="1"/>
      <w:numPr>
        <w:ilvl w:val="6"/>
        <w:numId w:val="36"/>
      </w:numPr>
      <w:spacing w:before="40"/>
      <w:outlineLvl w:val="6"/>
    </w:pPr>
    <w:rPr>
      <w:rFonts w:asciiTheme="majorHAnsi" w:cstheme="majorBidi" w:eastAsiaTheme="majorEastAsia" w:hAnsiTheme="majorHAnsi"/>
      <w:i w:val="1"/>
      <w:iCs w:val="1"/>
      <w:color w:val="243f60" w:themeColor="accent1" w:themeShade="00007F"/>
    </w:rPr>
  </w:style>
  <w:style w:type="paragraph" w:styleId="Heading8">
    <w:name w:val="heading 8"/>
    <w:basedOn w:val="Normal"/>
    <w:next w:val="Normal"/>
    <w:link w:val="Heading8Char"/>
    <w:uiPriority w:val="9"/>
    <w:semiHidden w:val="1"/>
    <w:unhideWhenUsed w:val="1"/>
    <w:qFormat w:val="1"/>
    <w:rsid w:val="00CA1132"/>
    <w:pPr>
      <w:keepNext w:val="1"/>
      <w:keepLines w:val="1"/>
      <w:numPr>
        <w:ilvl w:val="7"/>
        <w:numId w:val="36"/>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CA1132"/>
    <w:pPr>
      <w:keepNext w:val="1"/>
      <w:keepLines w:val="1"/>
      <w:numPr>
        <w:ilvl w:val="8"/>
        <w:numId w:val="36"/>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before="61"/>
      <w:ind w:left="2222" w:right="1967"/>
      <w:jc w:val="center"/>
    </w:pPr>
    <w:rPr>
      <w:b w:val="1"/>
      <w:bCs w:val="1"/>
      <w:sz w:val="32"/>
      <w:szCs w:val="32"/>
    </w:rPr>
  </w:style>
  <w:style w:type="paragraph" w:styleId="BodyText">
    <w:name w:val="Body Text"/>
    <w:basedOn w:val="Normal"/>
    <w:uiPriority w:val="1"/>
    <w:qFormat w:val="1"/>
    <w:pPr>
      <w:spacing w:before="210"/>
      <w:ind w:left="2491" w:hanging="452"/>
    </w:pPr>
    <w:rPr>
      <w:sz w:val="26"/>
      <w:szCs w:val="26"/>
    </w:rPr>
  </w:style>
  <w:style w:type="paragraph" w:styleId="ListParagraph">
    <w:name w:val="List Paragraph"/>
    <w:basedOn w:val="Normal"/>
    <w:uiPriority w:val="1"/>
    <w:qFormat w:val="1"/>
    <w:pPr>
      <w:spacing w:before="210"/>
      <w:ind w:left="2491" w:hanging="452"/>
    </w:pPr>
  </w:style>
  <w:style w:type="paragraph" w:styleId="TableParagraph" w:customStyle="1">
    <w:name w:val="Table Paragraph"/>
    <w:basedOn w:val="Normal"/>
    <w:uiPriority w:val="1"/>
    <w:qFormat w:val="1"/>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character" w:styleId="Heading2Char" w:customStyle="1">
    <w:name w:val="Heading 2 Char"/>
    <w:basedOn w:val="DefaultParagraphFont"/>
    <w:link w:val="Heading2"/>
    <w:uiPriority w:val="9"/>
    <w:rsid w:val="00D70564"/>
    <w:rPr>
      <w:b w:val="1"/>
      <w:bCs w:val="1"/>
      <w:iCs w:val="1"/>
      <w:sz w:val="32"/>
      <w:szCs w:val="26"/>
      <w:lang w:eastAsia="en-US"/>
    </w:rPr>
  </w:style>
  <w:style w:type="character" w:styleId="Heading3Char" w:customStyle="1">
    <w:name w:val="Heading 3 Char"/>
    <w:basedOn w:val="DefaultParagraphFont"/>
    <w:link w:val="Heading3"/>
    <w:uiPriority w:val="9"/>
    <w:rsid w:val="00D70564"/>
    <w:rPr>
      <w:b w:val="1"/>
      <w:lang w:eastAsia="en-US" w:val="en-US"/>
    </w:rPr>
  </w:style>
  <w:style w:type="paragraph" w:styleId="NormalWeb">
    <w:name w:val="Normal (Web)"/>
    <w:basedOn w:val="Normal"/>
    <w:uiPriority w:val="99"/>
    <w:unhideWhenUsed w:val="1"/>
    <w:rsid w:val="00582F17"/>
    <w:pPr>
      <w:widowControl w:val="1"/>
      <w:spacing w:after="100" w:afterAutospacing="1" w:before="100" w:beforeAutospacing="1" w:line="240" w:lineRule="auto"/>
      <w:ind w:left="0" w:firstLine="0"/>
      <w:jc w:val="left"/>
    </w:pPr>
    <w:rPr>
      <w:sz w:val="24"/>
      <w:szCs w:val="24"/>
      <w:lang w:eastAsia="zh-CN" w:val="en-US"/>
    </w:rPr>
  </w:style>
  <w:style w:type="paragraph" w:styleId="Header">
    <w:name w:val="header"/>
    <w:basedOn w:val="Normal"/>
    <w:link w:val="HeaderChar"/>
    <w:uiPriority w:val="99"/>
    <w:unhideWhenUsed w:val="1"/>
    <w:rsid w:val="008B135A"/>
    <w:pPr>
      <w:tabs>
        <w:tab w:val="center" w:pos="4680"/>
        <w:tab w:val="right" w:pos="9360"/>
      </w:tabs>
      <w:spacing w:line="240" w:lineRule="auto"/>
    </w:pPr>
  </w:style>
  <w:style w:type="character" w:styleId="HeaderChar" w:customStyle="1">
    <w:name w:val="Header Char"/>
    <w:basedOn w:val="DefaultParagraphFont"/>
    <w:link w:val="Header"/>
    <w:uiPriority w:val="99"/>
    <w:rsid w:val="008B135A"/>
    <w:rPr>
      <w:lang w:eastAsia="en-US"/>
    </w:rPr>
  </w:style>
  <w:style w:type="paragraph" w:styleId="Footer">
    <w:name w:val="footer"/>
    <w:basedOn w:val="Normal"/>
    <w:link w:val="FooterChar"/>
    <w:uiPriority w:val="99"/>
    <w:unhideWhenUsed w:val="1"/>
    <w:rsid w:val="008B135A"/>
    <w:pPr>
      <w:tabs>
        <w:tab w:val="center" w:pos="4680"/>
        <w:tab w:val="right" w:pos="9360"/>
      </w:tabs>
      <w:spacing w:line="240" w:lineRule="auto"/>
    </w:pPr>
  </w:style>
  <w:style w:type="character" w:styleId="FooterChar" w:customStyle="1">
    <w:name w:val="Footer Char"/>
    <w:basedOn w:val="DefaultParagraphFont"/>
    <w:link w:val="Footer"/>
    <w:uiPriority w:val="99"/>
    <w:rsid w:val="008B135A"/>
    <w:rPr>
      <w:lang w:eastAsia="en-US"/>
    </w:rPr>
  </w:style>
  <w:style w:type="paragraph" w:styleId="Caption">
    <w:name w:val="caption"/>
    <w:basedOn w:val="Normal"/>
    <w:next w:val="Normal"/>
    <w:uiPriority w:val="35"/>
    <w:unhideWhenUsed w:val="1"/>
    <w:qFormat w:val="1"/>
    <w:rsid w:val="007C0207"/>
    <w:pPr>
      <w:spacing w:after="200" w:line="360" w:lineRule="auto"/>
      <w:jc w:val="center"/>
    </w:pPr>
    <w:rPr>
      <w:iCs w:val="1"/>
      <w:color w:val="000000" w:themeColor="text1"/>
      <w:sz w:val="24"/>
      <w:szCs w:val="18"/>
    </w:rPr>
  </w:style>
  <w:style w:type="character" w:styleId="SubtleEmphasis">
    <w:name w:val="Subtle Emphasis"/>
    <w:basedOn w:val="DefaultParagraphFont"/>
    <w:uiPriority w:val="19"/>
    <w:qFormat w:val="1"/>
    <w:rsid w:val="00F9111C"/>
    <w:rPr>
      <w:i w:val="1"/>
      <w:iCs w:val="1"/>
      <w:color w:val="404040" w:themeColor="text1" w:themeTint="0000BF"/>
    </w:rPr>
  </w:style>
  <w:style w:type="character" w:styleId="Emphasis">
    <w:name w:val="Emphasis"/>
    <w:basedOn w:val="DefaultParagraphFont"/>
    <w:uiPriority w:val="20"/>
    <w:qFormat w:val="1"/>
    <w:rsid w:val="00FC0E64"/>
    <w:rPr>
      <w:i w:val="1"/>
      <w:iCs w:val="1"/>
    </w:rPr>
  </w:style>
  <w:style w:type="character" w:styleId="Heading4Char" w:customStyle="1">
    <w:name w:val="Heading 4 Char"/>
    <w:basedOn w:val="DefaultParagraphFont"/>
    <w:link w:val="Heading4"/>
    <w:uiPriority w:val="9"/>
    <w:rsid w:val="00D70564"/>
    <w:rPr>
      <w:b w:val="1"/>
      <w:i w:val="1"/>
      <w:szCs w:val="24"/>
      <w:lang w:eastAsia="en-US"/>
    </w:rPr>
  </w:style>
  <w:style w:type="table" w:styleId="Style43" w:customStyle="1">
    <w:name w:val="_Style 43"/>
    <w:basedOn w:val="TableNormal"/>
    <w:qFormat w:val="1"/>
    <w:rsid w:val="00D8043D"/>
    <w:pPr>
      <w:widowControl w:val="1"/>
      <w:spacing w:line="240" w:lineRule="auto"/>
      <w:ind w:left="0" w:firstLine="0"/>
      <w:jc w:val="left"/>
    </w:pPr>
    <w:rPr>
      <w:rFonts w:eastAsia="SimSun"/>
      <w:sz w:val="20"/>
      <w:szCs w:val="20"/>
      <w:lang w:eastAsia="en-US" w:val="en-US"/>
    </w:rPr>
    <w:tblPr>
      <w:tblCellMar>
        <w:top w:w="100.0" w:type="dxa"/>
        <w:left w:w="100.0" w:type="dxa"/>
        <w:bottom w:w="100.0" w:type="dxa"/>
        <w:right w:w="100.0" w:type="dxa"/>
      </w:tblCellMar>
    </w:tblPr>
  </w:style>
  <w:style w:type="table" w:styleId="TableGrid">
    <w:name w:val="Table Grid"/>
    <w:basedOn w:val="TableNormal"/>
    <w:uiPriority w:val="39"/>
    <w:rsid w:val="008407E6"/>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numbering" w:styleId="CurrentList1" w:customStyle="1">
    <w:name w:val="Current List1"/>
    <w:uiPriority w:val="99"/>
    <w:rsid w:val="00283E9D"/>
    <w:pPr>
      <w:numPr>
        <w:numId w:val="29"/>
      </w:numPr>
    </w:pPr>
  </w:style>
  <w:style w:type="character" w:styleId="Heading1Char" w:customStyle="1">
    <w:name w:val="Heading 1 Char"/>
    <w:basedOn w:val="DefaultParagraphFont"/>
    <w:link w:val="Heading1"/>
    <w:uiPriority w:val="9"/>
    <w:rsid w:val="00D70564"/>
    <w:rPr>
      <w:b w:val="1"/>
      <w:bCs w:val="1"/>
      <w:sz w:val="36"/>
      <w:szCs w:val="26"/>
      <w:lang w:eastAsia="en-US"/>
    </w:rPr>
  </w:style>
  <w:style w:type="paragraph" w:styleId="TOCHeading">
    <w:name w:val="TOC Heading"/>
    <w:basedOn w:val="Heading1"/>
    <w:next w:val="Normal"/>
    <w:uiPriority w:val="39"/>
    <w:unhideWhenUsed w:val="1"/>
    <w:qFormat w:val="1"/>
    <w:rsid w:val="00A31012"/>
    <w:pPr>
      <w:keepNext w:val="1"/>
      <w:keepLines w:val="1"/>
      <w:widowControl w:val="1"/>
      <w:spacing w:before="240" w:line="259" w:lineRule="auto"/>
      <w:ind w:left="0" w:firstLine="0"/>
      <w:jc w:val="left"/>
      <w:outlineLvl w:val="9"/>
    </w:pPr>
    <w:rPr>
      <w:rFonts w:asciiTheme="majorHAnsi" w:cstheme="majorBidi" w:eastAsiaTheme="majorEastAsia" w:hAnsiTheme="majorHAnsi"/>
      <w:b w:val="0"/>
      <w:bCs w:val="0"/>
      <w:color w:val="365f91" w:themeColor="accent1" w:themeShade="0000BF"/>
      <w:szCs w:val="32"/>
      <w:lang w:val="en-US"/>
    </w:rPr>
  </w:style>
  <w:style w:type="paragraph" w:styleId="TOC1">
    <w:name w:val="toc 1"/>
    <w:basedOn w:val="Normal"/>
    <w:next w:val="Normal"/>
    <w:autoRedefine w:val="1"/>
    <w:uiPriority w:val="39"/>
    <w:unhideWhenUsed w:val="1"/>
    <w:rsid w:val="00A31012"/>
    <w:pPr>
      <w:spacing w:after="100"/>
      <w:ind w:left="0"/>
    </w:pPr>
  </w:style>
  <w:style w:type="paragraph" w:styleId="TOC2">
    <w:name w:val="toc 2"/>
    <w:basedOn w:val="Normal"/>
    <w:next w:val="Normal"/>
    <w:autoRedefine w:val="1"/>
    <w:uiPriority w:val="39"/>
    <w:unhideWhenUsed w:val="1"/>
    <w:rsid w:val="00A31012"/>
    <w:pPr>
      <w:spacing w:after="100"/>
      <w:ind w:left="280"/>
    </w:pPr>
  </w:style>
  <w:style w:type="paragraph" w:styleId="TOC3">
    <w:name w:val="toc 3"/>
    <w:basedOn w:val="Normal"/>
    <w:next w:val="Normal"/>
    <w:autoRedefine w:val="1"/>
    <w:uiPriority w:val="39"/>
    <w:unhideWhenUsed w:val="1"/>
    <w:rsid w:val="00A31012"/>
    <w:pPr>
      <w:spacing w:after="100"/>
      <w:ind w:left="560"/>
    </w:pPr>
  </w:style>
  <w:style w:type="paragraph" w:styleId="TOC4">
    <w:name w:val="toc 4"/>
    <w:basedOn w:val="Normal"/>
    <w:next w:val="Normal"/>
    <w:autoRedefine w:val="1"/>
    <w:uiPriority w:val="39"/>
    <w:unhideWhenUsed w:val="1"/>
    <w:rsid w:val="00A31012"/>
    <w:pPr>
      <w:widowControl w:val="1"/>
      <w:spacing w:after="100" w:line="259" w:lineRule="auto"/>
      <w:ind w:left="660" w:firstLine="0"/>
      <w:jc w:val="left"/>
    </w:pPr>
    <w:rPr>
      <w:rFonts w:asciiTheme="minorHAnsi" w:cstheme="minorBidi" w:eastAsiaTheme="minorEastAsia" w:hAnsiTheme="minorHAnsi"/>
      <w:kern w:val="2"/>
      <w:sz w:val="22"/>
      <w:szCs w:val="22"/>
      <w:lang w:eastAsia="zh-CN" w:val="en-US"/>
    </w:rPr>
  </w:style>
  <w:style w:type="paragraph" w:styleId="TOC5">
    <w:name w:val="toc 5"/>
    <w:basedOn w:val="Normal"/>
    <w:next w:val="Normal"/>
    <w:autoRedefine w:val="1"/>
    <w:uiPriority w:val="39"/>
    <w:unhideWhenUsed w:val="1"/>
    <w:rsid w:val="00A31012"/>
    <w:pPr>
      <w:widowControl w:val="1"/>
      <w:spacing w:after="100" w:line="259" w:lineRule="auto"/>
      <w:ind w:left="880" w:firstLine="0"/>
      <w:jc w:val="left"/>
    </w:pPr>
    <w:rPr>
      <w:rFonts w:asciiTheme="minorHAnsi" w:cstheme="minorBidi" w:eastAsiaTheme="minorEastAsia" w:hAnsiTheme="minorHAnsi"/>
      <w:kern w:val="2"/>
      <w:sz w:val="22"/>
      <w:szCs w:val="22"/>
      <w:lang w:eastAsia="zh-CN" w:val="en-US"/>
    </w:rPr>
  </w:style>
  <w:style w:type="paragraph" w:styleId="TOC6">
    <w:name w:val="toc 6"/>
    <w:basedOn w:val="Normal"/>
    <w:next w:val="Normal"/>
    <w:autoRedefine w:val="1"/>
    <w:uiPriority w:val="39"/>
    <w:unhideWhenUsed w:val="1"/>
    <w:rsid w:val="00A31012"/>
    <w:pPr>
      <w:widowControl w:val="1"/>
      <w:spacing w:after="100" w:line="259" w:lineRule="auto"/>
      <w:ind w:left="1100" w:firstLine="0"/>
      <w:jc w:val="left"/>
    </w:pPr>
    <w:rPr>
      <w:rFonts w:asciiTheme="minorHAnsi" w:cstheme="minorBidi" w:eastAsiaTheme="minorEastAsia" w:hAnsiTheme="minorHAnsi"/>
      <w:kern w:val="2"/>
      <w:sz w:val="22"/>
      <w:szCs w:val="22"/>
      <w:lang w:eastAsia="zh-CN" w:val="en-US"/>
    </w:rPr>
  </w:style>
  <w:style w:type="paragraph" w:styleId="TOC7">
    <w:name w:val="toc 7"/>
    <w:basedOn w:val="Normal"/>
    <w:next w:val="Normal"/>
    <w:autoRedefine w:val="1"/>
    <w:uiPriority w:val="39"/>
    <w:unhideWhenUsed w:val="1"/>
    <w:rsid w:val="00A31012"/>
    <w:pPr>
      <w:widowControl w:val="1"/>
      <w:spacing w:after="100" w:line="259" w:lineRule="auto"/>
      <w:ind w:left="1320" w:firstLine="0"/>
      <w:jc w:val="left"/>
    </w:pPr>
    <w:rPr>
      <w:rFonts w:asciiTheme="minorHAnsi" w:cstheme="minorBidi" w:eastAsiaTheme="minorEastAsia" w:hAnsiTheme="minorHAnsi"/>
      <w:kern w:val="2"/>
      <w:sz w:val="22"/>
      <w:szCs w:val="22"/>
      <w:lang w:eastAsia="zh-CN" w:val="en-US"/>
    </w:rPr>
  </w:style>
  <w:style w:type="paragraph" w:styleId="TOC8">
    <w:name w:val="toc 8"/>
    <w:basedOn w:val="Normal"/>
    <w:next w:val="Normal"/>
    <w:autoRedefine w:val="1"/>
    <w:uiPriority w:val="39"/>
    <w:unhideWhenUsed w:val="1"/>
    <w:rsid w:val="00A31012"/>
    <w:pPr>
      <w:widowControl w:val="1"/>
      <w:spacing w:after="100" w:line="259" w:lineRule="auto"/>
      <w:ind w:left="1540" w:firstLine="0"/>
      <w:jc w:val="left"/>
    </w:pPr>
    <w:rPr>
      <w:rFonts w:asciiTheme="minorHAnsi" w:cstheme="minorBidi" w:eastAsiaTheme="minorEastAsia" w:hAnsiTheme="minorHAnsi"/>
      <w:kern w:val="2"/>
      <w:sz w:val="22"/>
      <w:szCs w:val="22"/>
      <w:lang w:eastAsia="zh-CN" w:val="en-US"/>
    </w:rPr>
  </w:style>
  <w:style w:type="paragraph" w:styleId="TOC9">
    <w:name w:val="toc 9"/>
    <w:basedOn w:val="Normal"/>
    <w:next w:val="Normal"/>
    <w:autoRedefine w:val="1"/>
    <w:uiPriority w:val="39"/>
    <w:unhideWhenUsed w:val="1"/>
    <w:rsid w:val="00A31012"/>
    <w:pPr>
      <w:widowControl w:val="1"/>
      <w:spacing w:after="100" w:line="259" w:lineRule="auto"/>
      <w:ind w:left="1760" w:firstLine="0"/>
      <w:jc w:val="left"/>
    </w:pPr>
    <w:rPr>
      <w:rFonts w:asciiTheme="minorHAnsi" w:cstheme="minorBidi" w:eastAsiaTheme="minorEastAsia" w:hAnsiTheme="minorHAnsi"/>
      <w:kern w:val="2"/>
      <w:sz w:val="22"/>
      <w:szCs w:val="22"/>
      <w:lang w:eastAsia="zh-CN" w:val="en-US"/>
    </w:rPr>
  </w:style>
  <w:style w:type="character" w:styleId="Hyperlink">
    <w:name w:val="Hyperlink"/>
    <w:basedOn w:val="DefaultParagraphFont"/>
    <w:uiPriority w:val="99"/>
    <w:unhideWhenUsed w:val="1"/>
    <w:rsid w:val="00A31012"/>
    <w:rPr>
      <w:color w:val="0000ff" w:themeColor="hyperlink"/>
      <w:u w:val="single"/>
    </w:rPr>
  </w:style>
  <w:style w:type="character" w:styleId="UnresolvedMention">
    <w:name w:val="Unresolved Mention"/>
    <w:basedOn w:val="DefaultParagraphFont"/>
    <w:uiPriority w:val="99"/>
    <w:semiHidden w:val="1"/>
    <w:unhideWhenUsed w:val="1"/>
    <w:rsid w:val="00A31012"/>
    <w:rPr>
      <w:color w:val="605e5c"/>
      <w:shd w:color="auto" w:fill="e1dfdd" w:val="clear"/>
    </w:rPr>
  </w:style>
  <w:style w:type="paragraph" w:styleId="TableofFigures">
    <w:name w:val="table of figures"/>
    <w:basedOn w:val="Normal"/>
    <w:next w:val="Normal"/>
    <w:uiPriority w:val="99"/>
    <w:unhideWhenUsed w:val="1"/>
    <w:rsid w:val="008C224E"/>
    <w:pPr>
      <w:ind w:left="0"/>
    </w:pPr>
  </w:style>
  <w:style w:type="character" w:styleId="Heading7Char" w:customStyle="1">
    <w:name w:val="Heading 7 Char"/>
    <w:basedOn w:val="DefaultParagraphFont"/>
    <w:link w:val="Heading7"/>
    <w:uiPriority w:val="9"/>
    <w:semiHidden w:val="1"/>
    <w:rsid w:val="00CA1132"/>
    <w:rPr>
      <w:rFonts w:asciiTheme="majorHAnsi" w:cstheme="majorBidi" w:eastAsiaTheme="majorEastAsia" w:hAnsiTheme="majorHAnsi"/>
      <w:i w:val="1"/>
      <w:iCs w:val="1"/>
      <w:color w:val="243f60" w:themeColor="accent1" w:themeShade="00007F"/>
      <w:lang w:eastAsia="en-US"/>
    </w:rPr>
  </w:style>
  <w:style w:type="character" w:styleId="Heading8Char" w:customStyle="1">
    <w:name w:val="Heading 8 Char"/>
    <w:basedOn w:val="DefaultParagraphFont"/>
    <w:link w:val="Heading8"/>
    <w:uiPriority w:val="9"/>
    <w:semiHidden w:val="1"/>
    <w:rsid w:val="00CA1132"/>
    <w:rPr>
      <w:rFonts w:asciiTheme="majorHAnsi" w:cstheme="majorBidi" w:eastAsiaTheme="majorEastAsia" w:hAnsiTheme="majorHAnsi"/>
      <w:color w:val="272727" w:themeColor="text1" w:themeTint="0000D8"/>
      <w:sz w:val="21"/>
      <w:szCs w:val="21"/>
      <w:lang w:eastAsia="en-US"/>
    </w:rPr>
  </w:style>
  <w:style w:type="character" w:styleId="Heading9Char" w:customStyle="1">
    <w:name w:val="Heading 9 Char"/>
    <w:basedOn w:val="DefaultParagraphFont"/>
    <w:link w:val="Heading9"/>
    <w:uiPriority w:val="9"/>
    <w:semiHidden w:val="1"/>
    <w:rsid w:val="00CA1132"/>
    <w:rPr>
      <w:rFonts w:asciiTheme="majorHAnsi" w:cstheme="majorBidi" w:eastAsiaTheme="majorEastAsia" w:hAnsiTheme="majorHAnsi"/>
      <w:i w:val="1"/>
      <w:iCs w:val="1"/>
      <w:color w:val="272727" w:themeColor="text1" w:themeTint="0000D8"/>
      <w:sz w:val="21"/>
      <w:szCs w:val="21"/>
      <w:lang w:eastAsia="en-US"/>
    </w:rPr>
  </w:style>
  <w:style w:type="paragraph" w:styleId="Revision">
    <w:name w:val="Revision"/>
    <w:hidden w:val="1"/>
    <w:uiPriority w:val="99"/>
    <w:semiHidden w:val="1"/>
    <w:rsid w:val="00161B83"/>
    <w:pPr>
      <w:widowControl w:val="1"/>
      <w:spacing w:line="240" w:lineRule="auto"/>
      <w:ind w:left="0" w:firstLine="0"/>
      <w:jc w:val="left"/>
    </w:pPr>
    <w:rPr>
      <w:lang w:eastAsia="en-US"/>
    </w:rPr>
  </w:style>
  <w:style w:type="character" w:styleId="CommentReference">
    <w:name w:val="annotation reference"/>
    <w:basedOn w:val="DefaultParagraphFont"/>
    <w:uiPriority w:val="99"/>
    <w:semiHidden w:val="1"/>
    <w:unhideWhenUsed w:val="1"/>
    <w:rsid w:val="009B70E0"/>
    <w:rPr>
      <w:sz w:val="16"/>
      <w:szCs w:val="16"/>
    </w:rPr>
  </w:style>
  <w:style w:type="paragraph" w:styleId="CommentText">
    <w:name w:val="annotation text"/>
    <w:basedOn w:val="Normal"/>
    <w:link w:val="CommentTextChar"/>
    <w:uiPriority w:val="99"/>
    <w:semiHidden w:val="1"/>
    <w:unhideWhenUsed w:val="1"/>
    <w:rsid w:val="009B70E0"/>
    <w:pPr>
      <w:spacing w:line="240" w:lineRule="auto"/>
    </w:pPr>
    <w:rPr>
      <w:sz w:val="20"/>
      <w:szCs w:val="20"/>
    </w:rPr>
  </w:style>
  <w:style w:type="character" w:styleId="CommentTextChar" w:customStyle="1">
    <w:name w:val="Comment Text Char"/>
    <w:basedOn w:val="DefaultParagraphFont"/>
    <w:link w:val="CommentText"/>
    <w:uiPriority w:val="99"/>
    <w:semiHidden w:val="1"/>
    <w:rsid w:val="009B70E0"/>
    <w:rPr>
      <w:sz w:val="20"/>
      <w:szCs w:val="20"/>
      <w:lang w:eastAsia="en-US"/>
    </w:rPr>
  </w:style>
  <w:style w:type="paragraph" w:styleId="CommentSubject">
    <w:name w:val="annotation subject"/>
    <w:basedOn w:val="CommentText"/>
    <w:next w:val="CommentText"/>
    <w:link w:val="CommentSubjectChar"/>
    <w:uiPriority w:val="99"/>
    <w:semiHidden w:val="1"/>
    <w:unhideWhenUsed w:val="1"/>
    <w:rsid w:val="009B70E0"/>
    <w:rPr>
      <w:b w:val="1"/>
      <w:bCs w:val="1"/>
    </w:rPr>
  </w:style>
  <w:style w:type="character" w:styleId="CommentSubjectChar" w:customStyle="1">
    <w:name w:val="Comment Subject Char"/>
    <w:basedOn w:val="CommentTextChar"/>
    <w:link w:val="CommentSubject"/>
    <w:uiPriority w:val="99"/>
    <w:semiHidden w:val="1"/>
    <w:rsid w:val="009B70E0"/>
    <w:rPr>
      <w:b w:val="1"/>
      <w:bCs w:val="1"/>
      <w:sz w:val="20"/>
      <w:szCs w:val="20"/>
      <w:lang w:eastAsia="en-US"/>
    </w:rPr>
  </w:style>
  <w:style w:type="character" w:styleId="Strong">
    <w:name w:val="Strong"/>
    <w:basedOn w:val="DefaultParagraphFont"/>
    <w:uiPriority w:val="22"/>
    <w:qFormat w:val="1"/>
    <w:rsid w:val="001A4283"/>
    <w:rPr>
      <w:b w:val="1"/>
      <w:bCs w:val="1"/>
    </w:rPr>
  </w:style>
  <w:style w:type="character" w:styleId="HTMLCode">
    <w:name w:val="HTML Code"/>
    <w:basedOn w:val="DefaultParagraphFont"/>
    <w:uiPriority w:val="99"/>
    <w:semiHidden w:val="1"/>
    <w:unhideWhenUsed w:val="1"/>
    <w:rsid w:val="001A4283"/>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widowControl w:val="1"/>
      <w:spacing w:line="240" w:lineRule="auto"/>
      <w:ind w:left="0" w:firstLine="0"/>
      <w:jc w:val="left"/>
    </w:pPr>
    <w:rPr>
      <w:sz w:val="20"/>
      <w:szCs w:val="20"/>
    </w:r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pPr>
      <w:widowControl w:val="1"/>
      <w:spacing w:line="240" w:lineRule="auto"/>
      <w:ind w:left="0" w:firstLine="0"/>
      <w:jc w:val="left"/>
    </w:pPr>
    <w:rPr>
      <w:sz w:val="20"/>
      <w:szCs w:val="20"/>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42" Type="http://schemas.openxmlformats.org/officeDocument/2006/relationships/image" Target="media/image14.png"/><Relationship Id="rId41" Type="http://schemas.openxmlformats.org/officeDocument/2006/relationships/image" Target="media/image11.png"/><Relationship Id="rId44" Type="http://schemas.openxmlformats.org/officeDocument/2006/relationships/image" Target="media/image8.png"/><Relationship Id="rId43" Type="http://schemas.openxmlformats.org/officeDocument/2006/relationships/image" Target="media/image10.png"/><Relationship Id="rId46" Type="http://schemas.openxmlformats.org/officeDocument/2006/relationships/image" Target="media/image33.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6.png"/><Relationship Id="rId48" Type="http://schemas.openxmlformats.org/officeDocument/2006/relationships/image" Target="media/image13.png"/><Relationship Id="rId47" Type="http://schemas.openxmlformats.org/officeDocument/2006/relationships/image" Target="media/image9.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8.jpg"/><Relationship Id="rId8" Type="http://schemas.openxmlformats.org/officeDocument/2006/relationships/image" Target="media/image67.jpg"/><Relationship Id="rId73" Type="http://schemas.openxmlformats.org/officeDocument/2006/relationships/image" Target="media/image21.png"/><Relationship Id="rId72" Type="http://schemas.openxmlformats.org/officeDocument/2006/relationships/image" Target="media/image19.png"/><Relationship Id="rId31" Type="http://schemas.openxmlformats.org/officeDocument/2006/relationships/image" Target="media/image32.png"/><Relationship Id="rId75" Type="http://schemas.openxmlformats.org/officeDocument/2006/relationships/footer" Target="footer1.xml"/><Relationship Id="rId30" Type="http://schemas.openxmlformats.org/officeDocument/2006/relationships/image" Target="media/image31.png"/><Relationship Id="rId74" Type="http://schemas.openxmlformats.org/officeDocument/2006/relationships/image" Target="media/image23.png"/><Relationship Id="rId33" Type="http://schemas.openxmlformats.org/officeDocument/2006/relationships/image" Target="media/image34.png"/><Relationship Id="rId32" Type="http://schemas.openxmlformats.org/officeDocument/2006/relationships/image" Target="media/image41.png"/><Relationship Id="rId35" Type="http://schemas.openxmlformats.org/officeDocument/2006/relationships/image" Target="media/image60.png"/><Relationship Id="rId34" Type="http://schemas.openxmlformats.org/officeDocument/2006/relationships/image" Target="media/image42.png"/><Relationship Id="rId71" Type="http://schemas.openxmlformats.org/officeDocument/2006/relationships/hyperlink" Target="https://nuxt.com/" TargetMode="External"/><Relationship Id="rId70" Type="http://schemas.openxmlformats.org/officeDocument/2006/relationships/image" Target="media/image24.png"/><Relationship Id="rId37" Type="http://schemas.openxmlformats.org/officeDocument/2006/relationships/image" Target="media/image36.png"/><Relationship Id="rId36" Type="http://schemas.openxmlformats.org/officeDocument/2006/relationships/image" Target="media/image38.png"/><Relationship Id="rId39" Type="http://schemas.openxmlformats.org/officeDocument/2006/relationships/image" Target="media/image39.png"/><Relationship Id="rId38" Type="http://schemas.openxmlformats.org/officeDocument/2006/relationships/image" Target="media/image35.png"/><Relationship Id="rId62" Type="http://schemas.openxmlformats.org/officeDocument/2006/relationships/image" Target="media/image25.png"/><Relationship Id="rId61" Type="http://schemas.openxmlformats.org/officeDocument/2006/relationships/image" Target="media/image18.png"/><Relationship Id="rId20" Type="http://schemas.openxmlformats.org/officeDocument/2006/relationships/image" Target="media/image49.png"/><Relationship Id="rId64" Type="http://schemas.openxmlformats.org/officeDocument/2006/relationships/image" Target="media/image20.png"/><Relationship Id="rId63" Type="http://schemas.openxmlformats.org/officeDocument/2006/relationships/image" Target="media/image22.png"/><Relationship Id="rId22" Type="http://schemas.openxmlformats.org/officeDocument/2006/relationships/image" Target="media/image62.png"/><Relationship Id="rId66" Type="http://schemas.openxmlformats.org/officeDocument/2006/relationships/image" Target="media/image59.png"/><Relationship Id="rId21" Type="http://schemas.openxmlformats.org/officeDocument/2006/relationships/image" Target="media/image51.png"/><Relationship Id="rId65" Type="http://schemas.openxmlformats.org/officeDocument/2006/relationships/image" Target="media/image29.png"/><Relationship Id="rId24" Type="http://schemas.openxmlformats.org/officeDocument/2006/relationships/image" Target="media/image55.png"/><Relationship Id="rId68" Type="http://schemas.openxmlformats.org/officeDocument/2006/relationships/image" Target="media/image26.png"/><Relationship Id="rId23" Type="http://schemas.openxmlformats.org/officeDocument/2006/relationships/image" Target="media/image52.png"/><Relationship Id="rId67" Type="http://schemas.openxmlformats.org/officeDocument/2006/relationships/image" Target="media/image27.png"/><Relationship Id="rId60" Type="http://schemas.openxmlformats.org/officeDocument/2006/relationships/image" Target="media/image61.png"/><Relationship Id="rId26" Type="http://schemas.openxmlformats.org/officeDocument/2006/relationships/image" Target="media/image54.png"/><Relationship Id="rId25" Type="http://schemas.openxmlformats.org/officeDocument/2006/relationships/image" Target="media/image53.png"/><Relationship Id="rId69" Type="http://schemas.openxmlformats.org/officeDocument/2006/relationships/image" Target="media/image30.png"/><Relationship Id="rId28" Type="http://schemas.openxmlformats.org/officeDocument/2006/relationships/image" Target="media/image57.png"/><Relationship Id="rId27" Type="http://schemas.openxmlformats.org/officeDocument/2006/relationships/image" Target="media/image56.png"/><Relationship Id="rId29" Type="http://schemas.openxmlformats.org/officeDocument/2006/relationships/image" Target="media/image58.png"/><Relationship Id="rId51" Type="http://schemas.openxmlformats.org/officeDocument/2006/relationships/image" Target="media/image28.png"/><Relationship Id="rId50" Type="http://schemas.openxmlformats.org/officeDocument/2006/relationships/image" Target="media/image1.png"/><Relationship Id="rId53" Type="http://schemas.openxmlformats.org/officeDocument/2006/relationships/image" Target="media/image17.png"/><Relationship Id="rId52" Type="http://schemas.openxmlformats.org/officeDocument/2006/relationships/image" Target="media/image6.png"/><Relationship Id="rId11" Type="http://schemas.openxmlformats.org/officeDocument/2006/relationships/image" Target="media/image63.png"/><Relationship Id="rId55" Type="http://schemas.openxmlformats.org/officeDocument/2006/relationships/image" Target="media/image7.png"/><Relationship Id="rId10" Type="http://schemas.openxmlformats.org/officeDocument/2006/relationships/image" Target="media/image43.png"/><Relationship Id="rId54" Type="http://schemas.openxmlformats.org/officeDocument/2006/relationships/image" Target="media/image16.png"/><Relationship Id="rId13" Type="http://schemas.openxmlformats.org/officeDocument/2006/relationships/image" Target="media/image45.png"/><Relationship Id="rId57" Type="http://schemas.openxmlformats.org/officeDocument/2006/relationships/image" Target="media/image4.png"/><Relationship Id="rId12" Type="http://schemas.openxmlformats.org/officeDocument/2006/relationships/image" Target="media/image37.png"/><Relationship Id="rId56" Type="http://schemas.openxmlformats.org/officeDocument/2006/relationships/image" Target="media/image2.png"/><Relationship Id="rId15" Type="http://schemas.openxmlformats.org/officeDocument/2006/relationships/image" Target="media/image46.png"/><Relationship Id="rId59" Type="http://schemas.openxmlformats.org/officeDocument/2006/relationships/image" Target="media/image64.png"/><Relationship Id="rId14" Type="http://schemas.openxmlformats.org/officeDocument/2006/relationships/image" Target="media/image44.png"/><Relationship Id="rId58" Type="http://schemas.openxmlformats.org/officeDocument/2006/relationships/image" Target="media/image5.png"/><Relationship Id="rId17" Type="http://schemas.openxmlformats.org/officeDocument/2006/relationships/image" Target="media/image50.png"/><Relationship Id="rId16" Type="http://schemas.openxmlformats.org/officeDocument/2006/relationships/image" Target="media/image40.png"/><Relationship Id="rId19" Type="http://schemas.openxmlformats.org/officeDocument/2006/relationships/image" Target="media/image47.png"/><Relationship Id="rId18"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XCrEER1QUZEwwBUxwoWnjM6kE5g==">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OABqQQo1c3VnZ2VzdElkSW1wb3J0NjZkMjgyNzItY2M0MC00ZDJmLWI2MjgtMWI1Zjc2NTY1M2E3XzESCERvbmcgTmdvciExaHFPOVV4YmhJQUw3Q0RTYW8wdEQ3UXJmRXM5a2txe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2024-04-23T15:56:00Z</dcterms:created>
  <dc:creator>truong trinh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Microsoft® Word 2016</vt:lpwstr>
  </property>
  <property fmtid="{D5CDD505-2E9C-101B-9397-08002B2CF9AE}" pid="4" name="LastSaved">
    <vt:filetime>2024-04-23T00:00:00Z</vt:filetime>
  </property>
  <property fmtid="{D5CDD505-2E9C-101B-9397-08002B2CF9AE}" pid="5" name="Producer">
    <vt:lpwstr>3-Heights(TM) PDF Security Shell 4.8.25.2 (http://www.pdf-tools.com)</vt:lpwstr>
  </property>
</Properties>
</file>